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F511D8" w14:textId="73DCFF54" w:rsidR="00F735DA" w:rsidRPr="00723CF6" w:rsidRDefault="00F735DA" w:rsidP="008E4A76">
      <w:pPr>
        <w:jc w:val="center"/>
        <w:rPr>
          <w:rFonts w:ascii="Times New Roman" w:hAnsi="Times New Roman" w:cs="Times New Roman"/>
          <w:b/>
          <w:bCs/>
          <w:sz w:val="28"/>
          <w:szCs w:val="28"/>
        </w:rPr>
      </w:pPr>
      <w:bookmarkStart w:id="0" w:name="OLE_LINK1"/>
      <w:r w:rsidRPr="00F735DA">
        <w:rPr>
          <w:rFonts w:ascii="Times New Roman" w:hAnsi="Times New Roman" w:cs="Times New Roman"/>
          <w:b/>
          <w:bCs/>
          <w:sz w:val="28"/>
          <w:szCs w:val="28"/>
        </w:rPr>
        <w:t>Metabolic signatures of regulation by phosphorylation and acetylation</w:t>
      </w:r>
    </w:p>
    <w:bookmarkEnd w:id="0"/>
    <w:p w14:paraId="627C8DEF" w14:textId="77777777" w:rsidR="00187F52" w:rsidRPr="00187F52" w:rsidRDefault="00187F52" w:rsidP="00187F52">
      <w:pPr>
        <w:spacing w:after="60" w:line="276" w:lineRule="auto"/>
        <w:jc w:val="center"/>
        <w:rPr>
          <w:rFonts w:ascii="Times New Roman" w:hAnsi="Times New Roman" w:cs="Times New Roman"/>
        </w:rPr>
      </w:pPr>
      <w:r w:rsidRPr="00187F52">
        <w:rPr>
          <w:rFonts w:ascii="Times New Roman" w:hAnsi="Times New Roman" w:cs="Times New Roman"/>
        </w:rPr>
        <w:t>Kirk Smith</w:t>
      </w:r>
      <w:r w:rsidRPr="00187F52">
        <w:rPr>
          <w:rFonts w:ascii="Times New Roman" w:hAnsi="Times New Roman" w:cs="Times New Roman"/>
          <w:vertAlign w:val="superscript"/>
        </w:rPr>
        <w:t>1</w:t>
      </w:r>
      <w:r w:rsidRPr="00187F52">
        <w:rPr>
          <w:rFonts w:ascii="Times New Roman" w:hAnsi="Times New Roman" w:cs="Times New Roman"/>
        </w:rPr>
        <w:t xml:space="preserve">, </w:t>
      </w:r>
      <w:proofErr w:type="spellStart"/>
      <w:r w:rsidRPr="00187F52">
        <w:rPr>
          <w:rFonts w:ascii="Times New Roman" w:hAnsi="Times New Roman" w:cs="Times New Roman"/>
        </w:rPr>
        <w:t>Fangzhou</w:t>
      </w:r>
      <w:proofErr w:type="spellEnd"/>
      <w:r w:rsidRPr="00187F52">
        <w:rPr>
          <w:rFonts w:ascii="Times New Roman" w:hAnsi="Times New Roman" w:cs="Times New Roman"/>
        </w:rPr>
        <w:t xml:space="preserve"> Shen</w:t>
      </w:r>
      <w:r w:rsidRPr="00187F52">
        <w:rPr>
          <w:rFonts w:ascii="Times New Roman" w:hAnsi="Times New Roman" w:cs="Times New Roman"/>
          <w:vertAlign w:val="superscript"/>
        </w:rPr>
        <w:t>1</w:t>
      </w:r>
      <w:r w:rsidRPr="00187F52">
        <w:rPr>
          <w:rFonts w:ascii="Times New Roman" w:hAnsi="Times New Roman" w:cs="Times New Roman"/>
        </w:rPr>
        <w:t>, Ho Joon Lee</w:t>
      </w:r>
      <w:r w:rsidRPr="00187F52">
        <w:rPr>
          <w:rFonts w:ascii="Times New Roman" w:hAnsi="Times New Roman" w:cs="Times New Roman"/>
          <w:vertAlign w:val="superscript"/>
        </w:rPr>
        <w:t>3,4</w:t>
      </w:r>
      <w:r w:rsidRPr="00187F52">
        <w:rPr>
          <w:rFonts w:ascii="Times New Roman" w:hAnsi="Times New Roman" w:cs="Times New Roman"/>
        </w:rPr>
        <w:t>, Sriram Chandrasekaran</w:t>
      </w:r>
      <w:r w:rsidRPr="00187F52">
        <w:rPr>
          <w:rFonts w:ascii="Times New Roman" w:hAnsi="Times New Roman" w:cs="Times New Roman"/>
          <w:vertAlign w:val="superscript"/>
        </w:rPr>
        <w:t>1,</w:t>
      </w:r>
      <w:proofErr w:type="gramStart"/>
      <w:r w:rsidRPr="00187F52">
        <w:rPr>
          <w:rFonts w:ascii="Times New Roman" w:hAnsi="Times New Roman" w:cs="Times New Roman"/>
          <w:vertAlign w:val="superscript"/>
        </w:rPr>
        <w:t>2,*</w:t>
      </w:r>
      <w:proofErr w:type="gramEnd"/>
    </w:p>
    <w:p w14:paraId="5F5DF100" w14:textId="77777777" w:rsidR="00187F52" w:rsidRPr="00187F52" w:rsidRDefault="00187F52" w:rsidP="00187F52">
      <w:pPr>
        <w:spacing w:after="60" w:line="276" w:lineRule="auto"/>
        <w:jc w:val="center"/>
        <w:rPr>
          <w:rFonts w:ascii="Times New Roman" w:hAnsi="Times New Roman" w:cs="Times New Roman"/>
        </w:rPr>
      </w:pPr>
      <w:r w:rsidRPr="00187F52">
        <w:rPr>
          <w:rFonts w:ascii="Times New Roman" w:hAnsi="Times New Roman" w:cs="Times New Roman"/>
          <w:vertAlign w:val="superscript"/>
        </w:rPr>
        <w:t>1</w:t>
      </w:r>
      <w:r w:rsidRPr="00187F52">
        <w:rPr>
          <w:rFonts w:ascii="Times New Roman" w:hAnsi="Times New Roman" w:cs="Times New Roman"/>
        </w:rPr>
        <w:t xml:space="preserve"> - Department of Biomedical Engineering, </w:t>
      </w:r>
      <w:r w:rsidRPr="00187F52">
        <w:rPr>
          <w:rFonts w:ascii="Times New Roman" w:hAnsi="Times New Roman" w:cs="Times New Roman"/>
          <w:vertAlign w:val="superscript"/>
        </w:rPr>
        <w:t>2</w:t>
      </w:r>
      <w:r w:rsidRPr="00187F52">
        <w:rPr>
          <w:rFonts w:ascii="Times New Roman" w:hAnsi="Times New Roman" w:cs="Times New Roman"/>
        </w:rPr>
        <w:t xml:space="preserve"> - Center for Computational Medicine and Bioinformatics, University of Michigan, Ann Arbor, MI, USA, 48109; </w:t>
      </w:r>
      <w:r w:rsidRPr="00187F52">
        <w:rPr>
          <w:rFonts w:ascii="Times New Roman" w:hAnsi="Times New Roman" w:cs="Times New Roman"/>
          <w:vertAlign w:val="superscript"/>
        </w:rPr>
        <w:t>3</w:t>
      </w:r>
      <w:r w:rsidRPr="00187F52">
        <w:rPr>
          <w:rFonts w:ascii="Times New Roman" w:hAnsi="Times New Roman" w:cs="Times New Roman"/>
        </w:rPr>
        <w:t xml:space="preserve"> - Department of Genetics, </w:t>
      </w:r>
      <w:r w:rsidRPr="00187F52">
        <w:rPr>
          <w:rFonts w:ascii="Times New Roman" w:hAnsi="Times New Roman" w:cs="Times New Roman"/>
          <w:vertAlign w:val="superscript"/>
        </w:rPr>
        <w:t>4</w:t>
      </w:r>
      <w:r w:rsidRPr="00187F52">
        <w:rPr>
          <w:rFonts w:ascii="Times New Roman" w:hAnsi="Times New Roman" w:cs="Times New Roman"/>
        </w:rPr>
        <w:t xml:space="preserve"> - Yale Center for Genome Analysis, Yale University, New Haven, CT 06510, USA</w:t>
      </w:r>
    </w:p>
    <w:p w14:paraId="6F97B977" w14:textId="0592F7ED" w:rsidR="00F82E30" w:rsidRDefault="00F82E30" w:rsidP="00F82E30">
      <w:pPr>
        <w:spacing w:line="276" w:lineRule="auto"/>
        <w:jc w:val="center"/>
        <w:rPr>
          <w:rFonts w:ascii="Times New Roman" w:eastAsia="Calibri" w:hAnsi="Times New Roman" w:cs="Times New Roman"/>
          <w:szCs w:val="20"/>
        </w:rPr>
      </w:pPr>
      <w:r>
        <w:rPr>
          <w:rFonts w:ascii="Times New Roman" w:eastAsia="Calibri" w:hAnsi="Times New Roman" w:cs="Times New Roman"/>
          <w:szCs w:val="20"/>
        </w:rPr>
        <w:t xml:space="preserve">* - Correspondence: </w:t>
      </w:r>
      <w:hyperlink r:id="rId8" w:history="1">
        <w:r w:rsidRPr="00837CEC">
          <w:rPr>
            <w:rStyle w:val="Hyperlink"/>
            <w:rFonts w:ascii="Times New Roman" w:eastAsia="Calibri" w:hAnsi="Times New Roman" w:cs="Times New Roman"/>
            <w:szCs w:val="20"/>
          </w:rPr>
          <w:t>csriram@umich.edu</w:t>
        </w:r>
      </w:hyperlink>
    </w:p>
    <w:p w14:paraId="668DB903" w14:textId="79D24AC6" w:rsidR="000C44E0" w:rsidRPr="000C44E0" w:rsidRDefault="000C44E0" w:rsidP="000C44E0">
      <w:pPr>
        <w:rPr>
          <w:rFonts w:ascii="Arial" w:hAnsi="Arial" w:cs="Arial"/>
          <w:b/>
          <w:bCs/>
        </w:rPr>
      </w:pPr>
      <w:r w:rsidRPr="000C44E0">
        <w:rPr>
          <w:rFonts w:ascii="Arial" w:hAnsi="Arial" w:cs="Arial"/>
          <w:b/>
          <w:bCs/>
        </w:rPr>
        <w:t>Abstract</w:t>
      </w:r>
    </w:p>
    <w:p w14:paraId="74BF7E52" w14:textId="0CD09CF4" w:rsidR="00402CB4" w:rsidRDefault="00402CB4" w:rsidP="00402CB4">
      <w:pPr>
        <w:rPr>
          <w:rFonts w:ascii="Arial" w:hAnsi="Arial" w:cs="Arial"/>
        </w:rPr>
      </w:pPr>
      <w:bookmarkStart w:id="1" w:name="OLE_LINK5"/>
      <w:r w:rsidRPr="00E54B4F">
        <w:rPr>
          <w:rFonts w:ascii="Arial" w:hAnsi="Arial" w:cs="Arial"/>
        </w:rPr>
        <w:t>Acetylation and phosphorylation are highly conserved post-translational modifications (PTMs) that regulate cellular metabolism</w:t>
      </w:r>
      <w:r w:rsidR="002237D5">
        <w:rPr>
          <w:rFonts w:ascii="Arial" w:hAnsi="Arial" w:cs="Arial"/>
        </w:rPr>
        <w:t>,</w:t>
      </w:r>
      <w:r w:rsidR="00D148EF" w:rsidRPr="00E54B4F">
        <w:rPr>
          <w:rFonts w:ascii="Arial" w:hAnsi="Arial" w:cs="Arial"/>
        </w:rPr>
        <w:t xml:space="preserve"> </w:t>
      </w:r>
      <w:r w:rsidR="002237D5" w:rsidRPr="002237D5">
        <w:rPr>
          <w:rFonts w:ascii="Arial" w:hAnsi="Arial" w:cs="Arial"/>
        </w:rPr>
        <w:t>y</w:t>
      </w:r>
      <w:r w:rsidRPr="002237D5">
        <w:rPr>
          <w:rFonts w:ascii="Arial" w:hAnsi="Arial" w:cs="Arial"/>
        </w:rPr>
        <w:t xml:space="preserve">et how metabolic control is </w:t>
      </w:r>
      <w:r w:rsidR="0069273F" w:rsidRPr="002237D5">
        <w:rPr>
          <w:rFonts w:ascii="Arial" w:hAnsi="Arial" w:cs="Arial"/>
        </w:rPr>
        <w:t>shared</w:t>
      </w:r>
      <w:r w:rsidRPr="002237D5">
        <w:rPr>
          <w:rFonts w:ascii="Arial" w:hAnsi="Arial" w:cs="Arial"/>
        </w:rPr>
        <w:t xml:space="preserve"> between these </w:t>
      </w:r>
      <w:r w:rsidR="00D148EF" w:rsidRPr="002237D5">
        <w:rPr>
          <w:rFonts w:ascii="Arial" w:hAnsi="Arial" w:cs="Arial"/>
        </w:rPr>
        <w:t>PTMs</w:t>
      </w:r>
      <w:r w:rsidRPr="002237D5">
        <w:rPr>
          <w:rFonts w:ascii="Arial" w:hAnsi="Arial" w:cs="Arial"/>
        </w:rPr>
        <w:t xml:space="preserve"> is unknown.</w:t>
      </w:r>
      <w:r w:rsidRPr="00E54B4F">
        <w:rPr>
          <w:rFonts w:ascii="Arial" w:hAnsi="Arial" w:cs="Arial"/>
        </w:rPr>
        <w:t xml:space="preserve"> Here we analyze transcriptome, proteome, acetylome</w:t>
      </w:r>
      <w:r w:rsidR="00D148EF" w:rsidRPr="00E54B4F">
        <w:rPr>
          <w:rFonts w:ascii="Arial" w:hAnsi="Arial" w:cs="Arial"/>
        </w:rPr>
        <w:t>,</w:t>
      </w:r>
      <w:r w:rsidRPr="00E54B4F">
        <w:rPr>
          <w:rFonts w:ascii="Arial" w:hAnsi="Arial" w:cs="Arial"/>
        </w:rPr>
        <w:t xml:space="preserve"> and </w:t>
      </w:r>
      <w:proofErr w:type="spellStart"/>
      <w:r w:rsidRPr="00E54B4F">
        <w:rPr>
          <w:rFonts w:ascii="Arial" w:hAnsi="Arial" w:cs="Arial"/>
        </w:rPr>
        <w:t>phosphoproteome</w:t>
      </w:r>
      <w:proofErr w:type="spellEnd"/>
      <w:r w:rsidRPr="00E54B4F">
        <w:rPr>
          <w:rFonts w:ascii="Arial" w:hAnsi="Arial" w:cs="Arial"/>
        </w:rPr>
        <w:t xml:space="preserve"> datasets in </w:t>
      </w:r>
      <w:proofErr w:type="gramStart"/>
      <w:r w:rsidRPr="00E54B4F">
        <w:rPr>
          <w:rFonts w:ascii="Arial" w:hAnsi="Arial" w:cs="Arial"/>
          <w:i/>
          <w:iCs/>
        </w:rPr>
        <w:t>E.coli</w:t>
      </w:r>
      <w:proofErr w:type="gramEnd"/>
      <w:r w:rsidRPr="00E54B4F">
        <w:rPr>
          <w:rFonts w:ascii="Arial" w:hAnsi="Arial" w:cs="Arial"/>
        </w:rPr>
        <w:t xml:space="preserve">, </w:t>
      </w:r>
      <w:proofErr w:type="spellStart"/>
      <w:r w:rsidRPr="00E54B4F">
        <w:rPr>
          <w:rFonts w:ascii="Arial" w:hAnsi="Arial" w:cs="Arial"/>
          <w:i/>
          <w:iCs/>
        </w:rPr>
        <w:t>S.cerevisiae</w:t>
      </w:r>
      <w:proofErr w:type="spellEnd"/>
      <w:r w:rsidR="00634EB2" w:rsidRPr="00E54B4F">
        <w:rPr>
          <w:rFonts w:ascii="Arial" w:hAnsi="Arial" w:cs="Arial"/>
          <w:i/>
          <w:iCs/>
        </w:rPr>
        <w:t>,</w:t>
      </w:r>
      <w:r w:rsidRPr="00E54B4F">
        <w:rPr>
          <w:rFonts w:ascii="Arial" w:hAnsi="Arial" w:cs="Arial"/>
        </w:rPr>
        <w:t xml:space="preserve"> and mammalian cells across diverse conditions</w:t>
      </w:r>
      <w:r w:rsidR="00EE45EB" w:rsidRPr="00E54B4F">
        <w:rPr>
          <w:rFonts w:ascii="Arial" w:hAnsi="Arial" w:cs="Arial"/>
        </w:rPr>
        <w:t xml:space="preserve"> </w:t>
      </w:r>
      <w:r w:rsidR="00BF2A12" w:rsidRPr="00E54B4F">
        <w:rPr>
          <w:rFonts w:ascii="Arial" w:hAnsi="Arial" w:cs="Arial"/>
        </w:rPr>
        <w:t>using CAROM, an approach that uses genome-scale metabolic networks and machine-learning to predict regulation</w:t>
      </w:r>
      <w:r w:rsidR="0062327D">
        <w:rPr>
          <w:rFonts w:ascii="Arial" w:hAnsi="Arial" w:cs="Arial"/>
        </w:rPr>
        <w:t xml:space="preserve"> by PTMs</w:t>
      </w:r>
      <w:r w:rsidRPr="00E54B4F">
        <w:rPr>
          <w:rFonts w:ascii="Arial" w:hAnsi="Arial" w:cs="Arial"/>
        </w:rPr>
        <w:t>. We built a single machine-learning model that accurately distinguished reactions controlled by each PTM in a condition across all three organisms</w:t>
      </w:r>
      <w:r w:rsidR="00EE45EB" w:rsidRPr="00E54B4F">
        <w:rPr>
          <w:rFonts w:ascii="Arial" w:hAnsi="Arial" w:cs="Arial"/>
        </w:rPr>
        <w:t xml:space="preserve"> based on reaction attributes</w:t>
      </w:r>
      <w:r w:rsidR="008319A2">
        <w:rPr>
          <w:rFonts w:ascii="Arial" w:hAnsi="Arial" w:cs="Arial"/>
        </w:rPr>
        <w:t xml:space="preserve"> (F1-score</w:t>
      </w:r>
      <w:r w:rsidR="00894956">
        <w:rPr>
          <w:rFonts w:ascii="Arial" w:hAnsi="Arial" w:cs="Arial"/>
        </w:rPr>
        <w:t xml:space="preserve"> </w:t>
      </w:r>
      <w:r w:rsidR="008319A2">
        <w:rPr>
          <w:rFonts w:ascii="Arial" w:hAnsi="Arial" w:cs="Arial"/>
        </w:rPr>
        <w:t>&gt;0.</w:t>
      </w:r>
      <w:r w:rsidR="00BB4E2A">
        <w:rPr>
          <w:rFonts w:ascii="Arial" w:hAnsi="Arial" w:cs="Arial"/>
        </w:rPr>
        <w:t>7</w:t>
      </w:r>
      <w:r w:rsidR="008319A2">
        <w:rPr>
          <w:rFonts w:ascii="Arial" w:hAnsi="Arial" w:cs="Arial"/>
        </w:rPr>
        <w:t>)</w:t>
      </w:r>
      <w:r w:rsidRPr="00E54B4F">
        <w:rPr>
          <w:rFonts w:ascii="Arial" w:hAnsi="Arial" w:cs="Arial"/>
        </w:rPr>
        <w:t xml:space="preserve">. </w:t>
      </w:r>
      <w:r w:rsidR="00D148EF" w:rsidRPr="00E54B4F">
        <w:rPr>
          <w:rFonts w:ascii="Arial" w:hAnsi="Arial" w:cs="Arial"/>
        </w:rPr>
        <w:t>Our model uncovered enzymes regulated by phosphorylation during the mammalian cell</w:t>
      </w:r>
      <w:r w:rsidR="00634EB2" w:rsidRPr="00E54B4F">
        <w:rPr>
          <w:rFonts w:ascii="Arial" w:hAnsi="Arial" w:cs="Arial"/>
        </w:rPr>
        <w:t>-</w:t>
      </w:r>
      <w:r w:rsidR="00D148EF" w:rsidRPr="00E54B4F">
        <w:rPr>
          <w:rFonts w:ascii="Arial" w:hAnsi="Arial" w:cs="Arial"/>
        </w:rPr>
        <w:t>cycle which we validate using phosphoproteomics. Interpreti</w:t>
      </w:r>
      <w:r w:rsidR="004E0FBD">
        <w:rPr>
          <w:rFonts w:ascii="Arial" w:hAnsi="Arial" w:cs="Arial"/>
        </w:rPr>
        <w:t>ng</w:t>
      </w:r>
      <w:r w:rsidR="00D148EF" w:rsidRPr="00E54B4F">
        <w:rPr>
          <w:rFonts w:ascii="Arial" w:hAnsi="Arial" w:cs="Arial"/>
        </w:rPr>
        <w:t xml:space="preserve"> the machine-learning model using </w:t>
      </w:r>
      <w:r w:rsidR="00187F52">
        <w:rPr>
          <w:rFonts w:ascii="Arial" w:hAnsi="Arial" w:cs="Arial"/>
        </w:rPr>
        <w:t xml:space="preserve">Shapley </w:t>
      </w:r>
      <w:r w:rsidR="00D148EF" w:rsidRPr="00E54B4F">
        <w:rPr>
          <w:rFonts w:ascii="Arial" w:hAnsi="Arial" w:cs="Arial"/>
        </w:rPr>
        <w:t xml:space="preserve">game-theory </w:t>
      </w:r>
      <w:r w:rsidR="004E0FBD">
        <w:rPr>
          <w:rFonts w:ascii="Arial" w:hAnsi="Arial" w:cs="Arial"/>
        </w:rPr>
        <w:t xml:space="preserve">uncovered enzyme </w:t>
      </w:r>
      <w:r w:rsidR="00D148EF" w:rsidRPr="00E54B4F">
        <w:rPr>
          <w:rFonts w:ascii="Arial" w:hAnsi="Arial" w:cs="Arial"/>
        </w:rPr>
        <w:t xml:space="preserve">properties including </w:t>
      </w:r>
      <w:r w:rsidR="00EE45EB" w:rsidRPr="00E54B4F">
        <w:rPr>
          <w:rFonts w:ascii="Arial" w:hAnsi="Arial" w:cs="Arial"/>
        </w:rPr>
        <w:t>network connectivity, essentiality</w:t>
      </w:r>
      <w:r w:rsidR="00D148EF" w:rsidRPr="00E54B4F">
        <w:rPr>
          <w:rFonts w:ascii="Arial" w:hAnsi="Arial" w:cs="Arial"/>
        </w:rPr>
        <w:t>, and condition-specific factors such as maximum flux that differentiate regulation by phosphorylation from acetylation</w:t>
      </w:r>
      <w:r w:rsidRPr="00E54B4F">
        <w:rPr>
          <w:rFonts w:ascii="Arial" w:hAnsi="Arial" w:cs="Arial"/>
        </w:rPr>
        <w:t xml:space="preserve">. </w:t>
      </w:r>
      <w:r w:rsidR="007F2DE4" w:rsidRPr="00E54B4F">
        <w:rPr>
          <w:rFonts w:ascii="Arial" w:hAnsi="Arial" w:cs="Arial"/>
        </w:rPr>
        <w:t xml:space="preserve">The </w:t>
      </w:r>
      <w:r w:rsidRPr="00E54B4F">
        <w:rPr>
          <w:rFonts w:ascii="Arial" w:hAnsi="Arial" w:cs="Arial"/>
        </w:rPr>
        <w:t>conserved and predictable partitioning of metabolic regulation</w:t>
      </w:r>
      <w:r w:rsidR="00EE45EB" w:rsidRPr="00E54B4F">
        <w:rPr>
          <w:rFonts w:ascii="Arial" w:hAnsi="Arial" w:cs="Arial"/>
        </w:rPr>
        <w:t xml:space="preserve"> </w:t>
      </w:r>
      <w:r w:rsidR="005B2C75" w:rsidRPr="00E54B4F">
        <w:rPr>
          <w:rFonts w:ascii="Arial" w:hAnsi="Arial" w:cs="Arial"/>
        </w:rPr>
        <w:t xml:space="preserve">identified here </w:t>
      </w:r>
      <w:r w:rsidR="00EE45EB" w:rsidRPr="00E54B4F">
        <w:rPr>
          <w:rFonts w:ascii="Arial" w:hAnsi="Arial" w:cs="Arial"/>
        </w:rPr>
        <w:t xml:space="preserve">between </w:t>
      </w:r>
      <w:r w:rsidR="00D148EF" w:rsidRPr="00E54B4F">
        <w:rPr>
          <w:rFonts w:ascii="Arial" w:hAnsi="Arial" w:cs="Arial"/>
        </w:rPr>
        <w:t>these PTMs</w:t>
      </w:r>
      <w:r w:rsidR="007F2DE4" w:rsidRPr="00E54B4F">
        <w:rPr>
          <w:rFonts w:ascii="Arial" w:hAnsi="Arial" w:cs="Arial"/>
        </w:rPr>
        <w:t xml:space="preserve"> can enable rational engineering of regulatory circuits</w:t>
      </w:r>
      <w:r w:rsidRPr="00E54B4F">
        <w:rPr>
          <w:rFonts w:ascii="Arial" w:hAnsi="Arial" w:cs="Arial"/>
        </w:rPr>
        <w:t>.</w:t>
      </w:r>
      <w:r w:rsidR="00D148EF" w:rsidRPr="00D148EF">
        <w:t xml:space="preserve"> </w:t>
      </w:r>
    </w:p>
    <w:bookmarkEnd w:id="1"/>
    <w:p w14:paraId="63FE35F7" w14:textId="77777777" w:rsidR="00C10F36" w:rsidRDefault="00C10F36" w:rsidP="00AB0474">
      <w:pPr>
        <w:rPr>
          <w:rFonts w:ascii="Arial" w:hAnsi="Arial" w:cs="Arial"/>
          <w:b/>
        </w:rPr>
      </w:pPr>
    </w:p>
    <w:p w14:paraId="10AF1EA2" w14:textId="295604AD" w:rsidR="000C44E0" w:rsidRPr="000C44E0" w:rsidRDefault="00147626" w:rsidP="00AB0474">
      <w:pPr>
        <w:rPr>
          <w:rFonts w:ascii="Arial" w:hAnsi="Arial" w:cs="Arial"/>
        </w:rPr>
      </w:pPr>
      <w:r>
        <w:rPr>
          <w:rFonts w:ascii="Arial" w:hAnsi="Arial" w:cs="Arial"/>
          <w:b/>
        </w:rPr>
        <w:t>Introduction</w:t>
      </w:r>
    </w:p>
    <w:p w14:paraId="00B5BC01" w14:textId="21EF3739" w:rsidR="00AB0474" w:rsidRDefault="004F5ECE" w:rsidP="00AB0474">
      <w:pPr>
        <w:rPr>
          <w:rFonts w:ascii="Arial" w:hAnsi="Arial" w:cs="Arial"/>
        </w:rPr>
      </w:pPr>
      <w:r w:rsidRPr="008F1BA7">
        <w:rPr>
          <w:rFonts w:ascii="Arial" w:hAnsi="Arial" w:cs="Arial"/>
        </w:rPr>
        <w:t>A</w:t>
      </w:r>
      <w:r w:rsidR="00126553" w:rsidRPr="008F1BA7">
        <w:rPr>
          <w:rFonts w:ascii="Arial" w:hAnsi="Arial" w:cs="Arial"/>
        </w:rPr>
        <w:t xml:space="preserve"> key </w:t>
      </w:r>
      <w:r w:rsidRPr="008F1BA7">
        <w:rPr>
          <w:rFonts w:ascii="Arial" w:hAnsi="Arial" w:cs="Arial"/>
        </w:rPr>
        <w:t xml:space="preserve">challenge </w:t>
      </w:r>
      <w:r w:rsidR="00126553" w:rsidRPr="008F1BA7">
        <w:rPr>
          <w:rFonts w:ascii="Arial" w:hAnsi="Arial" w:cs="Arial"/>
        </w:rPr>
        <w:t xml:space="preserve">in </w:t>
      </w:r>
      <w:r w:rsidRPr="008F1BA7">
        <w:rPr>
          <w:rFonts w:ascii="Arial" w:hAnsi="Arial" w:cs="Arial"/>
        </w:rPr>
        <w:t>systems biology</w:t>
      </w:r>
      <w:r w:rsidRPr="00AD605F">
        <w:rPr>
          <w:rFonts w:ascii="Arial" w:hAnsi="Arial" w:cs="Arial"/>
        </w:rPr>
        <w:t xml:space="preserve"> is to </w:t>
      </w:r>
      <w:r>
        <w:rPr>
          <w:rFonts w:ascii="Arial" w:hAnsi="Arial" w:cs="Arial"/>
        </w:rPr>
        <w:t xml:space="preserve">predict how various regulatory processes orchestrate </w:t>
      </w:r>
      <w:r w:rsidR="008F1BA7">
        <w:rPr>
          <w:rFonts w:ascii="Arial" w:hAnsi="Arial" w:cs="Arial"/>
        </w:rPr>
        <w:t xml:space="preserve">cellular </w:t>
      </w:r>
      <w:r>
        <w:rPr>
          <w:rFonts w:ascii="Arial" w:hAnsi="Arial" w:cs="Arial"/>
        </w:rPr>
        <w:t xml:space="preserve">response </w:t>
      </w:r>
      <w:r w:rsidRPr="00AD605F">
        <w:rPr>
          <w:rFonts w:ascii="Arial" w:hAnsi="Arial" w:cs="Arial"/>
        </w:rPr>
        <w:t>to perturbations</w:t>
      </w:r>
      <w:r>
        <w:rPr>
          <w:rFonts w:ascii="Arial" w:hAnsi="Arial" w:cs="Arial"/>
        </w:rPr>
        <w:t>.</w:t>
      </w:r>
      <w:r w:rsidRPr="00AD605F">
        <w:rPr>
          <w:rFonts w:ascii="Arial" w:hAnsi="Arial" w:cs="Arial"/>
        </w:rPr>
        <w:t xml:space="preserve"> </w:t>
      </w:r>
      <w:r w:rsidR="001C1C76">
        <w:rPr>
          <w:rFonts w:ascii="Arial" w:hAnsi="Arial" w:cs="Arial"/>
        </w:rPr>
        <w:t xml:space="preserve">Numerous </w:t>
      </w:r>
      <w:r w:rsidR="00BF09AD">
        <w:rPr>
          <w:rFonts w:ascii="Arial" w:hAnsi="Arial" w:cs="Arial"/>
        </w:rPr>
        <w:t xml:space="preserve">mechanisms </w:t>
      </w:r>
      <w:r w:rsidR="00BF09AD" w:rsidRPr="00BF09AD">
        <w:rPr>
          <w:rFonts w:ascii="Arial" w:hAnsi="Arial" w:cs="Arial"/>
        </w:rPr>
        <w:t xml:space="preserve">regulate metabolic </w:t>
      </w:r>
      <w:r w:rsidR="00D12F27">
        <w:rPr>
          <w:rFonts w:ascii="Arial" w:hAnsi="Arial" w:cs="Arial"/>
        </w:rPr>
        <w:t xml:space="preserve">response </w:t>
      </w:r>
      <w:r w:rsidR="00BF09AD" w:rsidRPr="00BF09AD">
        <w:rPr>
          <w:rFonts w:ascii="Arial" w:hAnsi="Arial" w:cs="Arial"/>
        </w:rPr>
        <w:t>to new environments</w:t>
      </w:r>
      <w:r w:rsidR="00BF09AD">
        <w:rPr>
          <w:rFonts w:ascii="Arial" w:hAnsi="Arial" w:cs="Arial"/>
        </w:rPr>
        <w:t xml:space="preserve"> </w:t>
      </w:r>
      <w:r w:rsidR="00BF09AD" w:rsidRPr="00BF09AD">
        <w:rPr>
          <w:rFonts w:ascii="Arial" w:hAnsi="Arial" w:cs="Arial"/>
          <w:b/>
          <w:bCs/>
        </w:rPr>
        <w:fldChar w:fldCharType="begin" w:fldLock="1"/>
      </w:r>
      <w:r w:rsidR="00DE761A">
        <w:rPr>
          <w:rFonts w:ascii="Arial" w:hAnsi="Arial" w:cs="Arial"/>
          <w:b/>
          <w:bCs/>
        </w:rPr>
        <w:instrText>ADDIN CSL_CITATION {"citationItems":[{"id":"ITEM-1","itemData":{"DOI":"10.1146/annurev-biochem-061516-044757","ISSN":"0066-4154","abstract":"© 2017 by Annual Reviews. Metabolism is highly complex and involves thousands of different connected reactions; it is therefore necessary to use mathematical models for holistic studies. The use of mathematical models in biology is referred to as systems biology. In this review, the principles of systems biology are described, and two different types of mathematical models used for studying metabolism are discussed: Kinetic models and genome-scale metabolic models. The use of different omics technologies, including transcriptomics, proteomics, metabolomics, and fluxomics, for studying metabolism is presented. Finally, the application of systems biology for analyzing global regulatory structures, engineering the metabolism of cell factories, and analyzing human diseases is discussed.","author":[{"dropping-particle":"","family":"Nielsen","given":"Jens","non-dropping-particle":"","parse-names":false,"suffix":""}],"container-title":"Annual Review of Biochemistry","id":"ITEM-1","issued":{"date-parts":[["2017"]]},"title":"Systems Biology of Metabolism","type":"article-journal"},"uris":["http://www.mendeley.com/documents/?uuid=f28208f8-8cf6-46ef-afd6-2e1cb1101bd9"]},{"id":"ITEM-2","itemData":{"DOI":"10.1038/nbt.1582","ISSN":"10870156","abstract":"Bacterial genomes are organized by structural and functional elements, including promoters, transcription start and termination sites, open reading frames, regulatory noncoding regions, untranslated regions and transcription units. Here, we iteratively integrate high-throughput, genome-wide measurements of RNA polymerase binding locations and mRNA transcript abundance, 5' sequences and translation into proteins to determine the organizational structure of the Escherichia coli K-12 MG1655 genome. Integration of the organizational elements provides an experimentally annotated transcription unit architecture, including alternative transcription start sites, 5' untranslated region, boundaries and open reading frames of each transcription unit. A total of 4,661 transcription units were identified, representing an increase of &gt;530% over current knowledge. This comprehensive transcription unit architecture allows for the elucidation of condition-specific uses of alternative sigma factors at the genome scale. Furthermore, the transcription unit architecture provides a foundation on which to construct genome-scale transcriptional and translational regulatory networks.","author":[{"dropping-particle":"","family":"Cho","given":"Byung Kwan","non-dropping-particle":"","parse-names":false,"suffix":""},{"dropping-particle":"","family":"Zengler","given":"Karsten","non-dropping-particle":"","parse-names":false,"suffix":""},{"dropping-particle":"","family":"Qiu","given":"Yu","non-dropping-particle":"","parse-names":false,"suffix":""},{"dropping-particle":"","family":"Park","given":"Young Seoub","non-dropping-particle":"","parse-names":false,"suffix":""},{"dropping-particle":"","family":"Knight","given":"Eric M.","non-dropping-particle":"","parse-names":false,"suffix":""},{"dropping-particle":"","family":"Barrett","given":"Christian L.","non-dropping-particle":"","parse-names":false,"suffix":""},{"dropping-particle":"","family":"Gao","given":"Yuan","non-dropping-particle":"","parse-names":false,"suffix":""},{"dropping-particle":"","family":"Palsson","given":"Bernhard O.","non-dropping-particle":"","parse-names":false,"suffix":""}],"container-title":"Nature Biotechnology","id":"ITEM-2","issued":{"date-parts":[["2009"]]},"title":"The transcription unit architecture of the Escherichia coli genome","type":"article-journal"},"uris":["http://www.mendeley.com/documents/?uuid=e66261b8-e8b9-49f1-a8ca-2ba13d73218e"]},{"id":"ITEM-3","itemData":{"DOI":"10.1038/nrmicro3238","ISSN":"17401534","abstract":"Beyond fuelling cellular activities with building blocks and energy, metabolism also integrates environmental conditions into intracellular signals. The underlying regulatory network is complex and multifaceted: it ranges from slow interactions, such as changing gene expression, to rapid ones, such as the modulation of protein activity via post-translational modification or the allosteric binding of small molecules. In this Review, we outline the coordination of common metabolic tasks, including nutrient uptake, central metabolism, the generation of energy, the supply of amino acids and protein synthesis. Increasingly, a set of key metabolites is recognized to control individual regulatory circuits, which carry out specific functions of information input and regulatory output. Such a modular view of microbial metabolism facilitates an intuitive understanding of the molecular mechanisms that underlie cellular decision making.","author":[{"dropping-particle":"","family":"Chubukov","given":"Victor","non-dropping-particle":"","parse-names":false,"suffix":""},{"dropping-particle":"","family":"Gerosa","given":"Luca","non-dropping-particle":"","parse-names":false,"suffix":""},{"dropping-particle":"","family":"Kochanowski","given":"Karl","non-dropping-particle":"","parse-names":false,"suffix":""},{"dropping-particle":"","family":"Sauer","given":"Uwe","non-dropping-particle":"","parse-names":false,"suffix":""}],"container-title":"Nature Reviews Microbiology","id":"ITEM-3","issued":{"date-parts":[["2014"]]},"title":"Coordination of microbial metabolism","type":"article"},"uris":["http://www.mendeley.com/documents/?uuid=2a6c5823-b37f-4db0-8de5-2a6db1c16dc7"]},{"id":"ITEM-4","itemData":{"DOI":"10.1016/j.mib.2010.02.005","ISBN":"1879-0364 (Electronic)\r1369-5274 (Linking)","PMID":"20219420","abstract":"One current challenge in metabolic systems biology is to map out the regulation networks that control metabolism. From progress in this area, we conclude that non-transcriptional mechanisms (e.g. metabolite-protein interactions and protein phosphorylation) are highly relevant in actually controlling metabolic function. Furthermore, recent results highlight more functions of enzymes and metabolites than currently appreciated in genome-scale metabolic reconstructions, thereby adding another level of complexity. Combining experimental analyses and modeling efforts we are also beginning to understand how metabolic behavior emerges. Particularly, we recognize that metabolism is not simply a dull workhorse process but rather takes very active control of itself and other cellular processes, rendering true system-level understanding of metabolism possibly more difficult than for other cellular systems.","author":[{"dropping-particle":"","family":"Heinemann","given":"M","non-dropping-particle":"","parse-names":false,"suffix":""},{"dropping-particle":"","family":"Sauer","given":"U","non-dropping-particle":"","parse-names":false,"suffix":""}],"container-title":"Curr Opin Microbiol","edition":"2010/03/12","id":"ITEM-4","issue":"3","issued":{"date-parts":[["2010"]]},"language":"eng","note":"Heinemann, Matthias\nSauer, Uwe\nEngland\nCurr Opin Microbiol. 2010 Jun;13(3):337-43. Epub 2010 Mar 10.","page":"337-343","title":"Systems biology of microbial metabolism","type":"article-journal","volume":"13"},"uris":["http://www.mendeley.com/documents/?uuid=24496957-ec6b-4567-a53e-c4345284baa9"]},{"id":"ITEM-5","itemData":{"DOI":"10.1038/nchembio.2576","ISSN":"15524469","abstract":"Despite decades of accumulated knowledge about proteins and their post-translational modifications (PTMs), numerous questions remain regarding their molecular composition and biological function. One of the most fundamental queries is the extent to which the combinations of DNA-, RNA- and PTM-level variations explode the complexity of the human proteome. Here, we outline what we know from current databases and measurement strategies including mass spectrometry-based proteomics. In doing so, we examine prevailing notions about the number of modifications displayed on human proteins and how they combine to generate the protein diversity underlying health and disease. We frame central issues regarding determination of protein-level variation and PTMs, including some paradoxes present in the field today. We use this framework to assess existing data and to ask the question, \"How many distinct primary structures of proteins (proteoforms) are created from the 20,300 human genes?\" We also explore prospects for improving measurements to better regularize protein-level biology and efficiently associate PTMs to function and phenotype.","author":[{"dropping-particle":"","family":"Aebersold","given":"Ruedi","non-dropping-particle":"","parse-names":false,"suffix":""},{"dropping-particle":"","family":"Agar","given":"Jeffrey N.","non-dropping-particle":"","parse-names":false,"suffix":""},{"dropping-particle":"","family":"Amster","given":"I. Jonathan","non-dropping-particle":"","parse-names":false,"suffix":""},{"dropping-particle":"","family":"Baker","given":"Mark S.","non-dropping-particle":"","parse-names":false,"suffix":""},{"dropping-particle":"","family":"Bertozzi","given":"Carolyn R.","non-dropping-particle":"","parse-names":false,"suffix":""},{"dropping-particle":"","family":"Boja","given":"Emily S.","non-dropping-particle":"","parse-names":false,"suffix":""},{"dropping-particle":"","family":"Costello","given":"Catherine E.","non-dropping-particle":"","parse-names":false,"suffix":""},{"dropping-particle":"","family":"Cravatt","given":"Benjamin F.","non-dropping-particle":"","parse-names":false,"suffix":""},{"dropping-particle":"","family":"Fenselau","given":"Catherine","non-dropping-particle":"","parse-names":false,"suffix":""},{"dropping-particle":"","family":"Garcia","given":"Benjamin A.","non-dropping-particle":"","parse-names":false,"suffix":""},{"dropping-particle":"","family":"Ge","given":"Ying","non-dropping-particle":"","parse-names":false,"suffix":""},{"dropping-particle":"","family":"Gunawardena","given":"Jeremy","non-dropping-particle":"","parse-names":false,"suffix":""},{"dropping-particle":"","family":"Hendrickson","given":"Ronald C.","non-dropping-particle":"","parse-names":false,"suffix":""},{"dropping-particle":"","family":"Hergenrother","given":"Paul J.","non-dropping-particle":"","parse-names":false,"suffix":""},{"dropping-particle":"","family":"Huber","given":"Christian G.","non-dropping-particle":"","parse-names":false,"suffix":""},{"dropping-particle":"","family":"Ivanov","given":"Alexander R.","non-dropping-particle":"","parse-names":false,"suffix":""},{"dropping-particle":"","family":"Jensen","given":"Ole N.","non-dropping-particle":"","parse-names":false,"suffix":""},{"dropping-particle":"","family":"Jewett","given":"Michael C.","non-dropping-particle":"","parse-names":false,"suffix":""},{"dropping-particle":"","family":"Kelleher","given":"Neil L.","non-dropping-particle":"","parse-names":false,"suffix":""},{"dropping-particle":"","family":"Kiessling","given":"Laura L.","non-dropping-particle":"","parse-names":false,"suffix":""},{"dropping-particle":"","family":"Krogan","given":"Nevan J.","non-dropping-particle":"","parse-names":false,"suffix":""},{"dropping-particle":"","family":"Larsen","given":"Martin R.","non-dropping-particle":"","parse-names":false,"suffix":""},{"dropping-particle":"","family":"Loo","given":"Joseph A.","non-dropping-particle":"","parse-names":false,"suffix":""},{"dropping-particle":"","family":"Ogorzalek Loo","given":"Rachel R.","non-dropping-particle":"","parse-names":false,"suffix":""},{"dropping-particle":"","family":"Lundberg","given":"Emma","non-dropping-particle":"","parse-names":false,"suffix":""},{"dropping-particle":"","family":"Maccoss","given":"Michael J.","non-dropping-particle":"","parse-names":false,"suffix":""},{"dropping-particle":"","family":"Mallick","given":"Parag","non-dropping-particle":"","parse-names":false,"suffix":""},{"dropping-particle":"","family":"Mootha","given":"Vamsi K.","non-dropping-particle":"","parse-names":false,"suffix":""},{"dropping-particle":"","family":"Mrksich","given":"Milan","non-dropping-particle":"","parse-names":false,"suffix":""},{"dropping-particle":"","family":"Muir","given":"Tom W.","non-dropping-particle":"","parse-names":false,"suffix":""},{"dropping-particle":"","family":"Patrie","given":"Steven M.","non-dropping-particle":"","parse-names":false,"suffix":""},{"dropping-particle":"","family":"Pesavento","given":"James J.","non-dropping-particle":"","parse-names":false,"suffix":""},{"dropping-particle":"","family":"Pitteri","given":"Sharon J.","non-dropping-particle":"","parse-names":false,"suffix":""},{"dropping-particle":"","family":"Rodriguez","given":"Henry","non-dropping-particle":"","parse-names":false,"suffix":""},{"dropping-particle":"","family":"Saghatelian","given":"Alan","non-dropping-particle":"","parse-names":false,"suffix":""},{"dropping-particle":"","family":"Sandoval","given":"Wendy","non-dropping-particle":"","parse-names":false,"suffix":""},{"dropping-particle":"","family":"Schlüter","given":"Hartmut","non-dropping-particle":"","parse-names":false,"suffix":""},{"dropping-particle":"","family":"Sechi","given":"Salvatore","non-dropping-particle":"","parse-names":false,"suffix":""},{"dropping-particle":"","family":"Slavoff","given":"Sarah A.","non-dropping-particle":"","parse-names":false,"suffix":""},{"dropping-particle":"","family":"Smith","given":"Lloyd M.","non-dropping-particle":"","parse-names":false,"suffix":""},{"dropping-particle":"","family":"Snyder","given":"Michael P.","non-dropping-particle":"","parse-names":false,"suffix":""},{"dropping-particle":"","family":"Thomas","given":"Paul M.","non-dropping-particle":"","parse-names":false,"suffix":""},{"dropping-particle":"","family":"Uhlén","given":"Mathias","non-dropping-particle":"","parse-names":false,"suffix":""},{"dropping-particle":"","family":"Eyk","given":"Jennifer E.","non-dropping-particle":"Van","parse-names":false,"suffix":""},{"dropping-particle":"","family":"Vidal","given":"Marc","non-dropping-particle":"","parse-names":false,"suffix":""},{"dropping-particle":"","family":"Walt","given":"David R.","non-dropping-particle":"","parse-names":false,"suffix":""},{"dropping-particle":"","family":"White","given":"Forest M.","non-dropping-particle":"","parse-names":false,"suffix":""},{"dropping-particle":"","family":"Williams","given":"Evan R.","non-dropping-particle":"","parse-names":false,"suffix":""},{"dropping-particle":"","family":"Wohlschlager","given":"Therese","non-dropping-particle":"","parse-names":false,"suffix":""},{"dropping-particle":"","family":"Wysocki","given":"Vicki H.","non-dropping-particle":"","parse-names":false,"suffix":""},{"dropping-particle":"","family":"Yates","given":"Nathan A.","non-dropping-particle":"","parse-names":false,"suffix":""},{"dropping-particle":"","family":"Young","given":"Nicolas L.","non-dropping-particle":"","parse-names":false,"suffix":""},{"dropping-particle":"","family":"Zhang","given":"Bing","non-dropping-particle":"","parse-names":false,"suffix":""}],"container-title":"Nature Chemical Biology","id":"ITEM-5","issued":{"date-parts":[["2018"]]},"title":"How many human proteoforms are there?","type":"article"},"uris":["http://www.mendeley.com/documents/?uuid=bb2939e9-747d-46b3-bf4b-40bd28d4c302"]},{"id":"ITEM-6","itemData":{"ISBN":"1369-5274","author":[{"dropping-particle":"","family":"Kochanowski","given":"Karl","non-dropping-particle":"","parse-names":false,"suffix":""},{"dropping-particle":"","family":"Sauer","given":"Uwe","non-dropping-particle":"","parse-names":false,"suffix":""},{"dropping-particle":"","family":"Noor","given":"Elad","non-dropping-particle":"","parse-names":false,"suffix":""}],"container-title":"Curr Opin Microbiol","id":"ITEM-6","issued":{"date-parts":[["2015"]]},"page":"10-17","title":"Posttranslational regulation of microbial metabolism","type":"article-journal","volume":"27"},"uris":["http://www.mendeley.com/documents/?uuid=20d3e308-c1b6-4922-82f3-a82bb47536d4"]},{"id":"ITEM-7","itemData":{"DOI":"10.1038/nbt918","ISSN":"10870156","abstract":"Cellular networks are subject to extensive regulation, which modifies the availability and efficiency of connections between components in response to external conditions. Thus far, studies of large-scale networks have focused on their connectivity, but have not considered how the modulation of this connectivity might also determine network properties. To address this issue, we analyzed how the coordinated expression of enzymes shapes the metabolic network of Saccharomyces cerevisiae. By integrating large-scale expression data with the structural description of the metabolic network, we systematically characterized the transcriptional regulation of metabolic pathways. The analysis revealed recurrent patterns, which may represent design principles of metabolic gene regulation. First, we find that transcription regulation biases metabolic flow toward linearity by coexpressing only distinct branches at metabolic branchpoints. Second, individual isozymes were often separately coregulated with distinct processes, providing a means of reducing crosstalk between pathways using a common reaction. Finally, transcriptional regulation defined a hierarchical organization of metabolic pathways into groups of varying expression coherence. These results emphasize the utility of incorporating regulatory information when analyzing properties of large-scale cellular networks.","author":[{"dropping-particle":"","family":"Ihmels","given":"Jan","non-dropping-particle":"","parse-names":false,"suffix":""},{"dropping-particle":"","family":"Levy","given":"Ronen","non-dropping-particle":"","parse-names":false,"suffix":""},{"dropping-particle":"","family":"Barkai","given":"Naama","non-dropping-particle":"","parse-names":false,"suffix":""}],"container-title":"Nature Biotechnology","id":"ITEM-7","issued":{"date-parts":[["2004"]]},"title":"Principles of transcriptional control in the metabolic network of Saccharomyces cerevisiae","type":"article-journal"},"uris":["http://www.mendeley.com/documents/?uuid=50aa7715-4d43-4026-9023-31e79ce71818"]},{"id":"ITEM-8","itemData":{"DOI":"10.1016/S1874-6047(08)60171-7","ISSN":"18746047","abstract":"This chapter illustrates some of the principles utilized by organisms in the regulation of their metabolism and discusses some of the unique problems involved. Regulation of enzyme in metabolism involves the coordination of many highly interdependent biochemical functions, including (1) the transport of inorganic ions and metabolites across membrane barriers, (2) the translocation of ions, and (3) metabolites to various organs, and other mechanical expressions of energy. The rates and direction of the catabolic processes must be governed in such a way as to provide an orderly supply of energy and catabolites that together are required for the biosynthesis of all the end products needed for the elaboration of macromolecules; moreover, the rate of each biosynthetic process must be controlled in order to achieve balanced partitioning of the common precursors among competing pathways to insure an adequate supply of each ultimate end product for final assemblage into the macromolecular components of the cell. © 1970, Academic Press Inc.","author":[{"dropping-particle":"","family":"Stadtman","given":"E. R.","non-dropping-particle":"","parse-names":false,"suffix":""}],"container-title":"Enzymes","id":"ITEM-8","issued":{"date-parts":[["1970"]]},"title":"Mechanisms of Enzyme Regulation in Metabolism","type":"article-journal"},"uris":["http://www.mendeley.com/documents/?uuid=7d679e48-3645-4976-8cdc-2350588c4bad"]}],"mendeley":{"formattedCitation":"[1–8]","plainTextFormattedCitation":"[1–8]","previouslyFormattedCitation":"[1–8]"},"properties":{"noteIndex":0},"schema":"https://github.com/citation-style-language/schema/raw/master/csl-citation.json"}</w:instrText>
      </w:r>
      <w:r w:rsidR="00BF09AD" w:rsidRPr="00BF09AD">
        <w:rPr>
          <w:rFonts w:ascii="Arial" w:hAnsi="Arial" w:cs="Arial"/>
          <w:b/>
          <w:bCs/>
        </w:rPr>
        <w:fldChar w:fldCharType="separate"/>
      </w:r>
      <w:r w:rsidR="00DE761A" w:rsidRPr="00DE761A">
        <w:rPr>
          <w:rFonts w:ascii="Arial" w:hAnsi="Arial" w:cs="Arial"/>
          <w:bCs/>
          <w:noProof/>
        </w:rPr>
        <w:t>[1–8]</w:t>
      </w:r>
      <w:r w:rsidR="00BF09AD" w:rsidRPr="00BF09AD">
        <w:rPr>
          <w:rFonts w:ascii="Arial" w:hAnsi="Arial" w:cs="Arial"/>
        </w:rPr>
        <w:fldChar w:fldCharType="end"/>
      </w:r>
      <w:r w:rsidR="00BF09AD">
        <w:rPr>
          <w:rFonts w:ascii="Arial" w:hAnsi="Arial" w:cs="Arial"/>
        </w:rPr>
        <w:t xml:space="preserve">. </w:t>
      </w:r>
      <w:r w:rsidR="00F031D2">
        <w:rPr>
          <w:rFonts w:ascii="Arial" w:hAnsi="Arial" w:cs="Arial"/>
        </w:rPr>
        <w:t>Nevertheless, it is u</w:t>
      </w:r>
      <w:r w:rsidR="00F031D2" w:rsidRPr="00AB0474">
        <w:rPr>
          <w:rFonts w:ascii="Arial" w:hAnsi="Arial" w:cs="Arial"/>
        </w:rPr>
        <w:t xml:space="preserve">nclear why some </w:t>
      </w:r>
      <w:r w:rsidR="00F031D2">
        <w:rPr>
          <w:rFonts w:ascii="Arial" w:hAnsi="Arial" w:cs="Arial"/>
        </w:rPr>
        <w:t xml:space="preserve">enzymes </w:t>
      </w:r>
      <w:r w:rsidR="00F031D2" w:rsidRPr="00AB0474">
        <w:rPr>
          <w:rFonts w:ascii="Arial" w:hAnsi="Arial" w:cs="Arial"/>
        </w:rPr>
        <w:t xml:space="preserve">are regulated using </w:t>
      </w:r>
      <w:r w:rsidR="00F031D2">
        <w:rPr>
          <w:rFonts w:ascii="Arial" w:hAnsi="Arial" w:cs="Arial"/>
        </w:rPr>
        <w:t xml:space="preserve">acetylation </w:t>
      </w:r>
      <w:r w:rsidR="00F031D2" w:rsidRPr="00AB0474">
        <w:rPr>
          <w:rFonts w:ascii="Arial" w:hAnsi="Arial" w:cs="Arial"/>
        </w:rPr>
        <w:t xml:space="preserve">or </w:t>
      </w:r>
      <w:r w:rsidR="00F031D2">
        <w:rPr>
          <w:rFonts w:ascii="Arial" w:hAnsi="Arial" w:cs="Arial"/>
        </w:rPr>
        <w:t xml:space="preserve">via </w:t>
      </w:r>
      <w:r w:rsidR="00F031D2" w:rsidRPr="00AB0474">
        <w:rPr>
          <w:rFonts w:ascii="Arial" w:hAnsi="Arial" w:cs="Arial"/>
        </w:rPr>
        <w:t xml:space="preserve">other </w:t>
      </w:r>
      <w:r w:rsidR="00F031D2">
        <w:rPr>
          <w:rFonts w:ascii="Arial" w:hAnsi="Arial" w:cs="Arial"/>
        </w:rPr>
        <w:t xml:space="preserve">PTMs such as phosphorylation </w:t>
      </w:r>
      <w:r w:rsidR="00F031D2" w:rsidRPr="000C44E0">
        <w:rPr>
          <w:rFonts w:ascii="Arial" w:hAnsi="Arial" w:cs="Arial"/>
        </w:rPr>
        <w:fldChar w:fldCharType="begin" w:fldLock="1"/>
      </w:r>
      <w:r w:rsidR="00F031D2">
        <w:rPr>
          <w:rFonts w:ascii="Arial" w:hAnsi="Arial" w:cs="Arial"/>
        </w:rPr>
        <w:instrText>ADDIN CSL_CITATION {"citationItems":[{"id":"ITEM-1","itemData":{"DOI":"10.1038/nrmicro3238","ISSN":"17401534","abstract":"Beyond fuelling cellular activities with building blocks and energy, metabolism also integrates environmental conditions into intracellular signals. The underlying regulatory network is complex and multifaceted: it ranges from slow interactions, such as changing gene expression, to rapid ones, such as the modulation of protein activity via post-translational modification or the allosteric binding of small molecules. In this Review, we outline the coordination of common metabolic tasks, including nutrient uptake, central metabolism, the generation of energy, the supply of amino acids and protein synthesis. Increasingly, a set of key metabolites is recognized to control individual regulatory circuits, which carry out specific functions of information input and regulatory output. Such a modular view of microbial metabolism facilitates an intuitive understanding of the molecular mechanisms that underlie cellular decision making.","author":[{"dropping-particle":"","family":"Chubukov","given":"Victor","non-dropping-particle":"","parse-names":false,"suffix":""},{"dropping-particle":"","family":"Gerosa","given":"Luca","non-dropping-particle":"","parse-names":false,"suffix":""},{"dropping-particle":"","family":"Kochanowski","given":"Karl","non-dropping-particle":"","parse-names":false,"suffix":""},{"dropping-particle":"","family":"Sauer","given":"Uwe","non-dropping-particle":"","parse-names":false,"suffix":""}],"container-title":"Nature Reviews Microbiology","id":"ITEM-1","issued":{"date-parts":[["2014"]]},"title":"Coordination of microbial metabolism","type":"article"},"uris":["http://www.mendeley.com/documents/?uuid=2a6c5823-b37f-4db0-8de5-2a6db1c16dc7"]},{"id":"ITEM-2","itemData":{"DOI":"10.1016/j.mib.2010.02.005","ISBN":"1879-0364 (Electronic)\r1369-5274 (Linking)","PMID":"20219420","abstract":"One current challenge in metabolic systems biology is to map out the regulation networks that control metabolism. From progress in this area, we conclude that non-transcriptional mechanisms (e.g. metabolite-protein interactions and protein phosphorylation) are highly relevant in actually controlling metabolic function. Furthermore, recent results highlight more functions of enzymes and metabolites than currently appreciated in genome-scale metabolic reconstructions, thereby adding another level of complexity. Combining experimental analyses and modeling efforts we are also beginning to understand how metabolic behavior emerges. Particularly, we recognize that metabolism is not simply a dull workhorse process but rather takes very active control of itself and other cellular processes, rendering true system-level understanding of metabolism possibly more difficult than for other cellular systems.","author":[{"dropping-particle":"","family":"Heinemann","given":"M","non-dropping-particle":"","parse-names":false,"suffix":""},{"dropping-particle":"","family":"Sauer","given":"U","non-dropping-particle":"","parse-names":false,"suffix":""}],"container-title":"Curr Opin Microbiol","edition":"2010/03/12","id":"ITEM-2","issue":"3","issued":{"date-parts":[["2010"]]},"language":"eng","note":"Heinemann, Matthias\nSauer, Uwe\nEngland\nCurr Opin Microbiol. 2010 Jun;13(3):337-43. Epub 2010 Mar 10.","page":"337-343","title":"Systems biology of microbial metabolism","type":"article-journal","volume":"13"},"uris":["http://www.mendeley.com/documents/?uuid=24496957-ec6b-4567-a53e-c4345284baa9"]}],"mendeley":{"formattedCitation":"[3,4]","plainTextFormattedCitation":"[3,4]","previouslyFormattedCitation":"[3,4]"},"properties":{"noteIndex":0},"schema":"https://github.com/citation-style-language/schema/raw/master/csl-citation.json"}</w:instrText>
      </w:r>
      <w:r w:rsidR="00F031D2" w:rsidRPr="000C44E0">
        <w:rPr>
          <w:rFonts w:ascii="Arial" w:hAnsi="Arial" w:cs="Arial"/>
        </w:rPr>
        <w:fldChar w:fldCharType="separate"/>
      </w:r>
      <w:r w:rsidR="00F031D2" w:rsidRPr="00DE761A">
        <w:rPr>
          <w:rFonts w:ascii="Arial" w:hAnsi="Arial" w:cs="Arial"/>
          <w:noProof/>
        </w:rPr>
        <w:t>[3,4]</w:t>
      </w:r>
      <w:r w:rsidR="00F031D2" w:rsidRPr="000C44E0">
        <w:rPr>
          <w:rFonts w:ascii="Arial" w:hAnsi="Arial" w:cs="Arial"/>
        </w:rPr>
        <w:fldChar w:fldCharType="end"/>
      </w:r>
      <w:r w:rsidR="00F031D2" w:rsidRPr="00AB0474">
        <w:rPr>
          <w:rFonts w:ascii="Arial" w:hAnsi="Arial" w:cs="Arial"/>
        </w:rPr>
        <w:t xml:space="preserve">. </w:t>
      </w:r>
      <w:r w:rsidR="001C1C76">
        <w:rPr>
          <w:rFonts w:ascii="Arial" w:hAnsi="Arial" w:cs="Arial"/>
        </w:rPr>
        <w:t xml:space="preserve">Several </w:t>
      </w:r>
      <w:r w:rsidR="00513B71" w:rsidRPr="00513B71">
        <w:rPr>
          <w:rFonts w:ascii="Arial" w:hAnsi="Arial" w:cs="Arial"/>
        </w:rPr>
        <w:t>advantages of regulation by PTMs have been proposed over the past five decades</w:t>
      </w:r>
      <w:r w:rsidR="00513B71">
        <w:rPr>
          <w:rFonts w:ascii="Arial" w:hAnsi="Arial" w:cs="Arial"/>
        </w:rPr>
        <w:t xml:space="preserve"> </w:t>
      </w:r>
      <w:r w:rsidR="00513B71">
        <w:rPr>
          <w:rFonts w:ascii="Arial" w:hAnsi="Arial" w:cs="Arial"/>
        </w:rPr>
        <w:fldChar w:fldCharType="begin" w:fldLock="1"/>
      </w:r>
      <w:r w:rsidR="00BB2B12">
        <w:rPr>
          <w:rFonts w:ascii="Arial" w:hAnsi="Arial" w:cs="Arial"/>
        </w:rPr>
        <w:instrText>ADDIN CSL_CITATION {"citationItems":[{"id":"ITEM-1","itemData":{"DOI":"10.1146/annurev.bi.40.070171.002021","ISSN":"0066-4154","author":[{"dropping-particle":"","family":"Holzer","given":"H","non-dropping-particle":"","parse-names":false,"suffix":""},{"dropping-particle":"","family":"Duntze","given":"W","non-dropping-particle":"","parse-names":false,"suffix":""}],"container-title":"Annual Review of Biochemistry","id":"ITEM-1","issued":{"date-parts":[["1971"]]},"title":"Metabolic Regulation by Chemical Modification of Enzymes","type":"article-journal"},"uris":["http://www.mendeley.com/documents/?uuid=73ab00bc-0cdc-4886-985e-5a18b12561e1"]},{"id":"ITEM-2","itemData":{"author":[{"dropping-particle":"","family":"Fell","given":"David","non-dropping-particle":"","parse-names":false,"suffix":""},{"dropping-particle":"","family":"Cornish-Bowden","given":"Athel","non-dropping-particle":"","parse-names":false,"suffix":""}],"id":"ITEM-2","issued":{"date-parts":[["1997"]]},"publisher":"Portland press London","title":"Understanding the control of metabolism","type":"book","volume":"2"},"uris":["http://www.mendeley.com/documents/?uuid=37f0d725-8d24-432c-a738-a90927394bff"]},{"id":"ITEM-3","itemData":{"DOI":"10.1016/B978-0-12-152813-3.50007-0","ISSN":"00702137","abstract":"This chapter focuses on interconvertible enzyme cascades in metabolic regulation. The cascades involved in the cyclic covalent modification of interconvertible enzymes are fundamentally different from the irreversible, unidirectional cascades of proteolytic enzymes such as are involved in blood coagulation and complement fixation. When triggered by appropriate stimuli, the latter cascades respond in an explosive manner to produce an avalanche of product needed to meet an occasional biological emergency. However, having fulfilled this function, the cascades are terminated abruptly in response to an entirely different set of autoregulatory signals that lead to self-destruction of the catalytic process. In effect, these unidirectional cascades are contingency systems that serve as biological switches that can be turned on or off intermittently to meet emergency situations. In contrast, the covalent modification of an interconvertible enzyme is a dynamic process in which the coupling of two opposing cascades leads to continual cyclic activation and inactivation of the enzyme. Such cascades are more properly designed for controlled amplification of primary stimuli, as is needed in the regulation of key enzymes in metabolism. © 1978 ACADEMIC PRESS, INC.","author":[{"dropping-particle":"","family":"Stadtman","given":"E. R.","non-dropping-particle":"","parse-names":false,"suffix":""},{"dropping-particle":"","family":"Chock","given":"P. B.","non-dropping-particle":"","parse-names":false,"suffix":""}],"container-title":"Current Topics in Cellular Regulation","id":"ITEM-3","issued":{"date-parts":[["1978"]]},"title":"Interconvertible Enzyme Cascades in Metabolic Regulation","type":"chapter"},"uris":["http://www.mendeley.com/documents/?uuid=23add0d9-f1ba-4605-955f-08ceec9d84ea"]}],"mendeley":{"formattedCitation":"[9–11]","plainTextFormattedCitation":"[9–11]","previouslyFormattedCitation":"[9–11]"},"properties":{"noteIndex":0},"schema":"https://github.com/citation-style-language/schema/raw/master/csl-citation.json"}</w:instrText>
      </w:r>
      <w:r w:rsidR="00513B71">
        <w:rPr>
          <w:rFonts w:ascii="Arial" w:hAnsi="Arial" w:cs="Arial"/>
        </w:rPr>
        <w:fldChar w:fldCharType="separate"/>
      </w:r>
      <w:r w:rsidR="00BB2B12" w:rsidRPr="00BB2B12">
        <w:rPr>
          <w:rFonts w:ascii="Arial" w:hAnsi="Arial" w:cs="Arial"/>
          <w:noProof/>
        </w:rPr>
        <w:t>[9–11]</w:t>
      </w:r>
      <w:r w:rsidR="00513B71">
        <w:rPr>
          <w:rFonts w:ascii="Arial" w:hAnsi="Arial" w:cs="Arial"/>
        </w:rPr>
        <w:fldChar w:fldCharType="end"/>
      </w:r>
      <w:r w:rsidR="00513B71" w:rsidRPr="00513B71">
        <w:rPr>
          <w:rFonts w:ascii="Arial" w:hAnsi="Arial" w:cs="Arial"/>
        </w:rPr>
        <w:t xml:space="preserve">. These include low energy requirements, rapid response, and signal amplification. Yet these characteristics do not differentiate between PTMs such as acetylation and phosphorylation. </w:t>
      </w:r>
      <w:r w:rsidR="006E1FFA">
        <w:rPr>
          <w:rFonts w:ascii="Arial" w:hAnsi="Arial" w:cs="Arial"/>
        </w:rPr>
        <w:t>T</w:t>
      </w:r>
      <w:r w:rsidR="006E1FFA" w:rsidRPr="00AB0474">
        <w:rPr>
          <w:rFonts w:ascii="Arial" w:hAnsi="Arial" w:cs="Arial"/>
        </w:rPr>
        <w:t xml:space="preserve">he staggering complexity of each </w:t>
      </w:r>
      <w:r w:rsidR="00CC4AB7">
        <w:rPr>
          <w:rFonts w:ascii="Arial" w:hAnsi="Arial" w:cs="Arial"/>
        </w:rPr>
        <w:t xml:space="preserve">regulatory </w:t>
      </w:r>
      <w:r w:rsidR="006E1FFA" w:rsidRPr="00AB0474">
        <w:rPr>
          <w:rFonts w:ascii="Arial" w:hAnsi="Arial" w:cs="Arial"/>
        </w:rPr>
        <w:t xml:space="preserve">process has limited </w:t>
      </w:r>
      <w:r w:rsidR="00CC4AB7">
        <w:rPr>
          <w:rFonts w:ascii="Arial" w:hAnsi="Arial" w:cs="Arial"/>
        </w:rPr>
        <w:t xml:space="preserve">the </w:t>
      </w:r>
      <w:r w:rsidR="007121AE">
        <w:rPr>
          <w:rFonts w:ascii="Arial" w:hAnsi="Arial" w:cs="Arial"/>
        </w:rPr>
        <w:t xml:space="preserve">comparative </w:t>
      </w:r>
      <w:r w:rsidR="006E1FFA" w:rsidRPr="00AB0474">
        <w:rPr>
          <w:rFonts w:ascii="Arial" w:hAnsi="Arial" w:cs="Arial"/>
        </w:rPr>
        <w:t>analysis</w:t>
      </w:r>
      <w:r w:rsidR="00CC4AB7">
        <w:rPr>
          <w:rFonts w:ascii="Arial" w:hAnsi="Arial" w:cs="Arial"/>
        </w:rPr>
        <w:t xml:space="preserve"> of metabolic regulation</w:t>
      </w:r>
      <w:r w:rsidR="006E1FFA" w:rsidRPr="00AB0474">
        <w:rPr>
          <w:rFonts w:ascii="Arial" w:hAnsi="Arial" w:cs="Arial"/>
        </w:rPr>
        <w:t xml:space="preserve"> at a systems level</w:t>
      </w:r>
      <w:r w:rsidR="005C52EF">
        <w:rPr>
          <w:rFonts w:ascii="Arial" w:hAnsi="Arial" w:cs="Arial"/>
        </w:rPr>
        <w:t xml:space="preserve"> </w:t>
      </w:r>
      <w:r w:rsidR="00540EA9">
        <w:rPr>
          <w:rFonts w:ascii="Arial" w:hAnsi="Arial" w:cs="Arial"/>
        </w:rPr>
        <w:fldChar w:fldCharType="begin" w:fldLock="1"/>
      </w:r>
      <w:r w:rsidR="00DE761A">
        <w:rPr>
          <w:rFonts w:ascii="Arial" w:hAnsi="Arial" w:cs="Arial"/>
        </w:rPr>
        <w:instrText>ADDIN CSL_CITATION {"citationItems":[{"id":"ITEM-1","itemData":{"DOI":"10.1038/nrmicro3238","ISSN":"17401534","abstract":"Beyond fuelling cellular activities with building blocks and energy, metabolism also integrates environmental conditions into intracellular signals. The underlying regulatory network is complex and multifaceted: it ranges from slow interactions, such as changing gene expression, to rapid ones, such as the modulation of protein activity via post-translational modification or the allosteric binding of small molecules. In this Review, we outline the coordination of common metabolic tasks, including nutrient uptake, central metabolism, the generation of energy, the supply of amino acids and protein synthesis. Increasingly, a set of key metabolites is recognized to control individual regulatory circuits, which carry out specific functions of information input and regulatory output. Such a modular view of microbial metabolism facilitates an intuitive understanding of the molecular mechanisms that underlie cellular decision making.","author":[{"dropping-particle":"","family":"Chubukov","given":"Victor","non-dropping-particle":"","parse-names":false,"suffix":""},{"dropping-particle":"","family":"Gerosa","given":"Luca","non-dropping-particle":"","parse-names":false,"suffix":""},{"dropping-particle":"","family":"Kochanowski","given":"Karl","non-dropping-particle":"","parse-names":false,"suffix":""},{"dropping-particle":"","family":"Sauer","given":"Uwe","non-dropping-particle":"","parse-names":false,"suffix":""}],"container-title":"Nature Reviews Microbiology","id":"ITEM-1","issued":{"date-parts":[["2014"]]},"title":"Coordination of microbial metabolism","type":"article"},"uris":["http://www.mendeley.com/documents/?uuid=2a6c5823-b37f-4db0-8de5-2a6db1c16dc7"]}],"mendeley":{"formattedCitation":"[3]","plainTextFormattedCitation":"[3]","previouslyFormattedCitation":"[3]"},"properties":{"noteIndex":0},"schema":"https://github.com/citation-style-language/schema/raw/master/csl-citation.json"}</w:instrText>
      </w:r>
      <w:r w:rsidR="00540EA9">
        <w:rPr>
          <w:rFonts w:ascii="Arial" w:hAnsi="Arial" w:cs="Arial"/>
        </w:rPr>
        <w:fldChar w:fldCharType="separate"/>
      </w:r>
      <w:r w:rsidR="00DE761A" w:rsidRPr="00DE761A">
        <w:rPr>
          <w:rFonts w:ascii="Arial" w:hAnsi="Arial" w:cs="Arial"/>
          <w:noProof/>
        </w:rPr>
        <w:t>[3]</w:t>
      </w:r>
      <w:r w:rsidR="00540EA9">
        <w:rPr>
          <w:rFonts w:ascii="Arial" w:hAnsi="Arial" w:cs="Arial"/>
        </w:rPr>
        <w:fldChar w:fldCharType="end"/>
      </w:r>
      <w:r w:rsidR="006E1FFA" w:rsidRPr="00AB0474">
        <w:rPr>
          <w:rFonts w:ascii="Arial" w:hAnsi="Arial" w:cs="Arial"/>
        </w:rPr>
        <w:t xml:space="preserve">. </w:t>
      </w:r>
      <w:r w:rsidR="006E1FFA">
        <w:rPr>
          <w:rFonts w:ascii="Arial" w:hAnsi="Arial" w:cs="Arial"/>
        </w:rPr>
        <w:t xml:space="preserve">Existing studies have </w:t>
      </w:r>
      <w:r w:rsidR="006E1FFA" w:rsidRPr="00AB0474">
        <w:rPr>
          <w:rFonts w:ascii="Arial" w:hAnsi="Arial" w:cs="Arial"/>
        </w:rPr>
        <w:t>focused on</w:t>
      </w:r>
      <w:r w:rsidR="00F63FFC">
        <w:rPr>
          <w:rFonts w:ascii="Arial" w:hAnsi="Arial" w:cs="Arial"/>
        </w:rPr>
        <w:t xml:space="preserve"> a</w:t>
      </w:r>
      <w:r w:rsidR="006E1FFA" w:rsidRPr="00AB0474">
        <w:rPr>
          <w:rFonts w:ascii="Arial" w:hAnsi="Arial" w:cs="Arial"/>
        </w:rPr>
        <w:t xml:space="preserve"> </w:t>
      </w:r>
      <w:r w:rsidR="006E1FFA">
        <w:rPr>
          <w:rFonts w:ascii="Arial" w:hAnsi="Arial" w:cs="Arial"/>
        </w:rPr>
        <w:t>single regulator</w:t>
      </w:r>
      <w:r w:rsidR="00E833E1">
        <w:rPr>
          <w:rFonts w:ascii="Arial" w:hAnsi="Arial" w:cs="Arial"/>
        </w:rPr>
        <w:t>y</w:t>
      </w:r>
      <w:r w:rsidR="006E1FFA">
        <w:rPr>
          <w:rFonts w:ascii="Arial" w:hAnsi="Arial" w:cs="Arial"/>
        </w:rPr>
        <w:t xml:space="preserve"> process</w:t>
      </w:r>
      <w:r w:rsidR="00FB668A">
        <w:rPr>
          <w:rFonts w:ascii="Arial" w:hAnsi="Arial" w:cs="Arial"/>
        </w:rPr>
        <w:t>, usually transcriptional regulation</w:t>
      </w:r>
      <w:r w:rsidR="005C52EF">
        <w:rPr>
          <w:rFonts w:ascii="Arial" w:hAnsi="Arial" w:cs="Arial"/>
        </w:rPr>
        <w:t xml:space="preserve"> </w:t>
      </w:r>
      <w:r w:rsidR="00A62DF1">
        <w:rPr>
          <w:rFonts w:ascii="Arial" w:hAnsi="Arial" w:cs="Arial"/>
        </w:rPr>
        <w:fldChar w:fldCharType="begin" w:fldLock="1"/>
      </w:r>
      <w:r w:rsidR="00BB2B12">
        <w:rPr>
          <w:rFonts w:ascii="Arial" w:hAnsi="Arial" w:cs="Arial"/>
        </w:rPr>
        <w:instrText xml:space="preserve">ADDIN CSL_CITATION {"citationItems":[{"id":"ITEM-1","itemData":{"ISBN":"0036-8075","author":[{"dropping-particle":"","family":"Zhao","given":"Shimin","non-dropping-particle":"","parse-names":false,"suffix":""},{"dropping-particle":"","family":"Xu","given":"Wei","non-dropping-particle":"","parse-names":false,"suffix":""},{"dropping-particle":"","family":"Jiang","given":"Wenqing","non-dropping-particle":"","parse-names":false,"suffix":""},{"dropping-particle":"","family":"Yu","given":"Wei","non-dropping-particle":"","parse-names":false,"suffix":""},{"dropping-particle":"","family":"Lin","given":"Yan","non-dropping-particle":"","parse-names":false,"suffix":""},{"dropping-particle":"","family":"Zhang","given":"Tengfei","non-dropping-particle":"","parse-names":false,"suffix":""},{"dropping-particle":"","family":"Yao","given":"Jun","non-dropping-particle":"","parse-names":false,"suffix":""},{"dropping-particle":"","family":"Zhou","given":"Li","non-dropping-particle":"","parse-names":false,"suffix":""},{"dropping-particle":"","family":"Zeng","given":"Yaxue","non-dropping-particle":"","parse-names":false,"suffix":""},{"dropping-particle":"","family":"Li","given":"Hong","non-dropping-particle":"","parse-names":false,"suffix":""}],"container-title":"Science","id":"ITEM-1","issue":"5968","issued":{"date-parts":[["2010"]]},"page":"1000-1004","title":"Regulation of cellular metabolism by protein lysine acetylation","type":"article-journal","volume":"327"},"uris":["http://www.mendeley.com/documents/?uuid=6c195646-69e1-44bd-acbf-61aecdc9b382"]},{"id":"ITEM-2","itemData":{"DOI":"10.1038/msb.2012.55","ISSN":"17444292","abstract":"As a frequent post-translational modification, protein phosphorylation regulates many cellular processes. Although several hundred phosphorylation sites have been mapped to metabolic enzymes in Saccharomyces cerevisiae, functionality was demonstrated for few of them. Here, we describe a novel approach to identify in vivo functionality of enzyme phosphorylation by combining flux analysis with proteomics and phosphoproteomics. Focusing on the network of 204 enzymes that constitute the yeast central carbon and amino-acid metabolism, we combined protein and phosphoprotein levels to identify 35 enzymes that change their degree of phosphorylation during growth under five conditions. Correlations between previously determined intracellular fluxes and phosphoprotein abundances provided first functional evidence for five novel phosphoregulated enzymes in this network, adding to nine known phosphoenzymes. For the pyruvate dehydrogenase complex E1 α subunit Pda1 and the newly identified phosphoregulated glycerol-3-phosphate dehydrogenase Gpd1 and phosphofructose-1-kinase complex β subunit Pfk2, we then validated functionality of specific phosphosites through absolute peptide quantification by targeted mass spectrometry, metabolomics and physiological flux analysis in mutants with genetically removed phosphosites. These results demonstrate the role of phosphorylation in controlling the metabolic flux realised by these three enzymes. © 2012 EMBO and Macmillan Publishers Limited.","author":[{"dropping-particle":"","family":"Oliveira","given":"Ana Paula","non-dropping-particle":"","parse-names":false,"suffix":""},{"dropping-particle":"","family":"Ludwig","given":"Christina","non-dropping-particle":"","parse-names":false,"suffix":""},{"dropping-particle":"","family":"Picotti","given":"Paola","non-dropping-particle":"","parse-names":false,"suffix":""},{"dropping-particle":"","family":"Kogadeeva","given":"Maria","non-dropping-particle":"","parse-names":false,"suffix":""},{"dropping-particle":"","family":"Aebersold","given":"Ruedi","non-dropping-particle":"","parse-names":false,"suffix":""},{"dropping-particle":"","family":"Sauer","given":"Uwe","non-dropping-particle":"","parse-names":false,"suffix":""}],"container-title":"Molecular Systems Biology","id":"ITEM-2","issued":{"date-parts":[["2012"]]},"title":"Regulation of yeast central metabolism by enzyme phosphorylation","type":"article-journal"},"uris":["http://www.mendeley.com/documents/?uuid=c4516333-aca7-4ac9-b9af-aa9bc5ee732c"]},{"id":"ITEM-3","itemData":{"DOI":"10.1073/pnas.0707476104","ISSN":"0027-8424","abstract":"Metabolic fluxes may be regulated \"hierarchically,\" e.g., by changes of gene expression that adjust enzyme capacities (V(max)) and/or \"metabolically\" by interactions of enzymes with substrates, products, or allosteric effectors. In the present study, a method is developed to dissect the hierarchical regulation into contributions by transcription, translation, protein degradation, and posttranslational modification. The method was applied to the regulation of fluxes through individual glycolytic enzymes when the yeast Saccharomyces cerevisiae was confronted with the absence of oxygen and the presence of benzoic acid depleting its ATP. Metabolic regulation largely contributed to the approximately 10-fold change in flux through the glycolytic enzymes. This contribution varied from 50 to 80%, depending on the glycolytic step and the cultivation condition tested. Within the 50-20% hierarchical regulation of fluxes, transcription played a minor role, whereas regulation of protein synthesis or degradation was the most important. These also contributed to 75-100% of the regulation of protein levels.","author":[{"dropping-particle":"","family":"Daran-Lapujade","given":"P.","non-dropping-particle":"","parse-names":false,"suffix":""},{"dropping-particle":"","family":"Rossell","given":"S.","non-dropping-particle":"","parse-names":false,"suffix":""},{"dropping-particle":"","family":"Gulik","given":"W. M.","non-dropping-particle":"van","parse-names":false,"suffix":""},{"dropping-particle":"","family":"Luttik","given":"M. A. H.","non-dropping-particle":"","parse-names":false,"suffix":""},{"dropping-particle":"","family":"Groot","given":"M. J. L.","non-dropping-particle":"de","parse-names":false,"suffix":""},{"dropping-particle":"","family":"Slijper","given":"M.","non-dropping-particle":"","parse-names":false,"suffix":""},{"dropping-particle":"","family":"Heck","given":"A. J. R.","non-dropping-particle":"","parse-names":false,"suffix":""},{"dropping-particle":"","family":"Daran","given":"J.-M.","non-dropping-particle":"","parse-names":false,"suffix":""},{"dropping-particle":"","family":"Winde","given":"J. H.","non-dropping-particle":"de","parse-names":false,"suffix":""},{"dropping-particle":"V.","family":"Westerhoff","given":"H.","non-dropping-particle":"","parse-names":false,"suffix":""},{"dropping-particle":"","family":"Pronk","given":"J. T.","non-dropping-particle":"","parse-names":false,"suffix":""},{"dropping-particle":"","family":"Bakker","given":"B. M.","non-dropping-particle":"","parse-names":false,"suffix":""}],"container-title":"Proceedings of the National Academy of Sciences","id":"ITEM-3","issued":{"date-parts":[["2007"]]},"title":"The fluxes through glycolytic enzymes in Saccharomyces cerevisiae are predominantly regulated at posttranscriptional levels","type":"article-journal"},"uris":["http://www.mendeley.com/documents/?uuid=36603264-8be9-414b-8a50-5bbab2af87ee"]},{"id":"ITEM-4","itemData":{"DOI":"10.1016/j.mib.2010.02.005","ISBN":"1879-0364 (Electronic)\r1369-5274 (Linking)","PMID":"20219420","abstract":"One current challenge in metabolic systems biology is to map out the regulation networks that control metabolism. From progress in this area, we conclude that non-transcriptional mechanisms (e.g. metabolite-protein interactions and protein phosphorylation) are highly relevant in actually controlling metabolic function. Furthermore, recent results highlight more functions of enzymes and metabolites than currently appreciated in genome-scale metabolic reconstructions, thereby adding another level of complexity. Combining experimental analyses and modeling efforts we are also beginning to understand how metabolic behavior emerges. Particularly, we recognize that metabolism is not simply a dull workhorse process but rather takes very active control of itself and other cellular processes, rendering true system-level understanding of metabolism possibly more difficult than for other cellular systems.","author":[{"dropping-particle":"","family":"Heinemann","given":"M","non-dropping-particle":"","parse-names":false,"suffix":""},{"dropping-particle":"","family":"Sauer","given":"U","non-dropping-particle":"","parse-names":false,"suffix":""}],"container-title":"Curr Opin Microbiol","edition":"2010/03/12","id":"ITEM-4","issue":"3","issued":{"date-parts":[["2010"]]},"language":"eng","note":"Heinemann, Matthias\nSauer, Uwe\nEngland\nCurr Opin Microbiol. 2010 Jun;13(3):337-43. Epub 2010 Mar 10.","page":"337-343","title":"Systems biology of microbial metabolism","type":"article-journal","volume":"13"},"uris":["http://www.mendeley.com/documents/?uuid=24496957-ec6b-4567-a53e-c4345284baa9"]},{"id":"ITEM-5","itemData":{"DOI":"10.1038/ng1348","ISSN":"10614036","abstract":"A primary goal of systems biology is to understand the design principles of the transcription networks that govern the timing of gene expression. Here we measured promoter activity for </w:instrText>
      </w:r>
      <w:r w:rsidR="00BB2B12">
        <w:rPr>
          <w:rFonts w:ascii="Cambria Math" w:hAnsi="Cambria Math" w:cs="Cambria Math"/>
        </w:rPr>
        <w:instrText>∼</w:instrText>
      </w:r>
      <w:r w:rsidR="00BB2B12">
        <w:rPr>
          <w:rFonts w:ascii="Arial" w:hAnsi="Arial" w:cs="Arial"/>
        </w:rPr>
        <w:instrText>100 genes in parallel from living cells at a resolution of minutes and accuracy of 10%, based on GFP and Lux reporter libraries. Focusing on the amino-acid biosynthesis systems of Escherichia coli, we identified a previously unknown temporal expression program and expression hierarchy that matches the enzyme order in unbranched pathways. We identified two design principles: the closer the enzyme is to the beginning of the pathway, the shorter the response time of the activation of its promoter and the higher its maximal promoter activity. Mathematical analysis suggests that this 'just-in-time' (ref. 5) transcription program is optimal under constraints of rapidly reaching a production goal with minimal total enzyme production. Our findings suggest that metabolic regulation networks are designed to generate precision promoter timing and activity programs that can be understood using the engineering principles of production pipelines.","author":[{"dropping-particle":"","family":"Zaslaver","given":"Alon","non-dropping-particle":"","parse-names":false,"suffix":""},{"dropping-particle":"","family":"Mayo","given":"Avi E.","non-dropping-particle":"","parse-names":false,"suffix":""},{"dropping-particle":"","family":"Rosenberg","given":"Revital","non-dropping-particle":"","parse-names":false,"suffix":""},{"dropping-particle":"","family":"Bashkin","given":"Pnina","non-dropping-particle":"","parse-names":false,"suffix":""},{"dropping-particle":"","family":"Sberro","given":"Hila","non-dropping-particle":"","parse-names":false,"suffix":""},{"dropping-particle":"","family":"Tsalyuk","given":"Miri","non-dropping-particle":"","parse-names":false,"suffix":""},{"dropping-particle":"","family":"Surette","given":"Michael G.","non-dropping-particle":"","parse-names":false,"suffix":""},{"dropping-particle":"","family":"Alon","given":"Uri","non-dropping-particle":"","parse-names":false,"suffix":""}],"container-title":"Nature Genetics","id":"ITEM-5","issued":{"date-parts":[["2004"]]},"title":"Just-in-time transcription program in metabolic pathways","type":"article-journal"},"uris":["http://www.mendeley.com/documents/?uuid=a672f91b-a494-4c03-b572-95343a4126ee"]},{"id":"ITEM-6","itemData":{"DOI":"10.1371/journal.pcbi.1000086","ISBN":"1553-7358 (Electronic)","PMID":"18483615","abstract":"Extracellular cues affect signaling, metabolic, and regulatory processes to elicit cellular responses. Although intracellular signaling, metabolic, and regulatory networks are highly integrated, previous analyses have largely focused on independent processes (e.g., metabolism) without considering the interplay that exists among them. However, there is evidence that many diseases arise from multifunctional components with roles throughout signaling, metabolic, and regulatory networks. Therefore, in this study, we propose a flux balance analysis (FBA)-based strategy, referred to as integrated dynamic FBA (idFBA), that dynamically simulates cellular phenotypes arising from integrated networks. The idFBA framework requires an integrated stoichiometric reconstruction of signaling, metabolic, and regulatory processes. It assumes quasi-steady-state conditions for \"fast\" reactions and incorporates \"slow\" reactions into the stoichiometric formalism in a time-delayed manner. To assess the efficacy of idFBA, we developed a prototypic integrated system comprising signaling, metabolic, and regulatory processes with network features characteristic of actual systems and incorporated kinetic parameters based on typical time scales observed in literature. idFBA was applied to the prototypic system, which was evaluated for different environments and gene regulatory rules. In addition, we applied the idFBA framework in a similar manner to a representative module of the single-cell eukaryotic organism Saccharomyces cerevisiae. Ultimately, idFBA facilitated quantitative, dynamic analysis of systemic effects of extracellular cues on cellular phenotypes and generated comparable time-course predictions when contrasted with an equivalent kinetic model. Since idFBA solves a linear programming problem and does not require an exhaustive list of detailed kinetic parameters, it may be efficiently scaled to integrated intracellular systems that incorporate signaling, metabolic, and regulatory processes at the genome scale, such as the S. cerevisiae system presented here.","author":[{"dropping-particle":"","family":"Lee","given":"J M","non-dropping-particle":"","parse-names":false,"suffix":""},{"dropping-particle":"","family":"Gianchandani","given":"E P","non-dropping-particle":"","parse-names":false,"suffix":""},{"dropping-particle":"","family":"Eddy","given":"J A","non-dropping-particle":"","parse-names":false,"suffix":""},{"dropping-particle":"","family":"Papin","given":"J A","non-dropping-particle":"","parse-names":false,"suffix":""}],"container-title":"PLoS Comput Biol","edition":"2008/05/17","id":"ITEM-6","issue":"5","issued":{"date-parts":[["2008"]]},"language":"eng","note":"Lee, Jong Min\nGianchandani, Erwin P\nEddy, James A\nPapin, Jason A\nGM08715/GM/NIGMS NIH HHS/United States\nResearch Support, N.I.H., Extramural\nUnited States\nPLoS computational biology\nPLoS Comput Biol. 2008 May 23;4(5):e1000086.","page":"e1000086","title":"Dynamic analysis of integrated signaling, metabolic, and regulatory networks","type":"article-journal","volume":"4"},"uris":["http://www.mendeley.com/documents/?uuid=62d1d055-cf9e-4f71-b664-a3b911e00fdb"]},{"id":"ITEM-7","itemData":{"DOI":"10.1038/nature02456\rnature02456 [pii]","ISBN":"1476-4687 (Electronic)","PMID":"15129285","abstract":"The flood of high-throughput biological data has led to the expectation that computational (or in silico) models can be used to direct biological discovery, enabling biologists to reconcile heterogeneous data types, find inconsistencies and systematically generate hypotheses. Such a process is fundamentally iterative, where each iteration involves making model predictions, obtaining experimental data, reconciling the predicted outcomes with experimental ones, and using discrepancies to update the in silico model. Here we have reconstructed, on the basis of information derived from literature and databases, the first integrated genome-scale computational model of a transcriptional regulatory and metabolic network. The model accounts for 1,010 genes in Escherichia coli, including 104 regulatory genes whose products together with other stimuli regulate the expression of 479 of the 906 genes in the reconstructed metabolic network. This model is able not only to predict the outcomes of high-throughput growth phenotyping and gene expression experiments, but also to indicate knowledge gaps and identify previously unknown components and interactions in the regulatory and metabolic networks. We find that a systems biology approach that combines genome-scale experimentation and computation can systematically generate hypotheses on the basis of disparate data sources.","author":[{"dropping-particle":"","family":"Covert","given":"M W","non-dropping-particle":"","parse-names":false,"suffix":""},{"dropping-particle":"","family":"Knight","given":"E M","non-dropping-particle":"","parse-names":false,"suffix":""},{"dropping-particle":"","family":"Reed","given":"J L","non-dropping-particle":"","parse-names":false,"suffix":""},{"dropping-particle":"","family":"Herrgard","given":"M J","non-dropping-particle":"","parse-names":false,"suffix":""},{"dropping-particle":"","family":"Palsson","given":"B O","non-dropping-particle":"","parse-names":false,"suffix":""}],"container-title":"Nature","edition":"2004/05/07","id":"ITEM-7","issue":"6987","issued":{"date-parts":[["2004"]]},"language":"eng","note":"Covert, Markus W\nKnight, Eric M\nReed, Jennifer L\nHerrgard, Markus J\nPalsson, Bernhard O\nResearch Support, U.S. Gov't, P.H.S.\nEngland\nNature\nNature. 2004 May 6;429(6987):92-6.","page":"92-96","title":"Integrating high-throughput and computational data elucidates bacterial networks","type":"article-journal","volume":"429"},"uris":["http://www.mendeley.com/documents/?uuid=f6dfd4ef-491c-4130-a352-c34c44c02a0e"]},{"id":"ITEM-8","itemData":{"DOI":"10.1186/s13059-019-1661-z","ISSN":"1474-760X","abstract":"Histone acetylation plays a central role in gene regulation and is sensitive to the levels of metabolic intermediates. However, predicting the impact of metabolic alterations on acetylation in pathological conditions is a significant challenge. Here, we present a genome-scale network model that predicts the impact of nutritional environment and genetic alterations on histone acetylation. It identifies cell types that are sensitive to histone deacetylase inhibitors based on their metabolic state, and we validate metabolites that alter drug sensitivity. Our model provides a mechanistic framework for predicting how metabolic perturbations contribute to epigenetic changes and sensitivity to deacetylase inhibitors.","author":[{"dropping-particle":"","family":"Shen","given":"Fangzhou","non-dropping-particle":"","parse-names":false,"suffix":""},{"dropping-particle":"","family":"Boccuto","given":"Luigi","non-dropping-particle":"","parse-names":false,"suffix":""},{"dropping-particle":"","family":"Pauly","given":"Rini","non-dropping-particle":"","parse-names":false,"suffix":""},{"dropping-particle":"","family":"Srikanth","given":"Sujata","non-dropping-particle":"","parse-names":false,"suffix":""},{"dropping-particle":"","family":"Chandrasekaran","given":"Sriram","non-dropping-particle":"","parse-names":false,"suffix":""}],"container-title":"Genome Biology","id":"ITEM-8","issue":"1","issued":{"date-parts":[["2019","12","1"]]},"page":"49","title":"Genome-scale network model of metabolism and histone acetylation reveals metabolic dependencies of histone deacetylase inhibitors","type":"article-journal","volume":"20"},"uris":["http://www.mendeley.com/documents/?uuid=e3ef41e9-2c1e-4e29-a138-11f352691014"]},{"id":"ITEM-9","itemData":{"author":[{"dropping-particle":"","family":"Chandrasekaran","given":"Sriram","non-dropping-particle":"","parse-names":false,"suffix":""},{"dropping-particle":"","family":"Price","given":"Nathan D","non-dropping-particle":"","parse-names":false,"suffix":""}],"container-title":"Proceedings of the National Academy of Sciences","id":"ITEM-9","issue":"41","issued":{"date-parts":[["2010"]]},"page":"17845-17850","publisher":"National Acad Sciences","title":"Probabilistic integrative modeling of genome-scale metabolic and regulatory networks in Escherichia coli and Mycobacterium tuberculosis","type":"article-journal","volume":"107"},"uris":["http://www.mendeley.com/documents/?uuid=feba4f42-72b8-4618-a8b4-dd37d1f2e68f"]}],"mendeley":{"formattedCitation":"[4,12–19]","plainTextFormattedCitation":"[4,12–19]","previouslyFormattedCitation":"[4,12–19]"},"properties":{"noteIndex":0},"schema":"https://github.com/citation-style-language/schema/raw/master/csl-citation.json"}</w:instrText>
      </w:r>
      <w:r w:rsidR="00A62DF1">
        <w:rPr>
          <w:rFonts w:ascii="Arial" w:hAnsi="Arial" w:cs="Arial"/>
        </w:rPr>
        <w:fldChar w:fldCharType="separate"/>
      </w:r>
      <w:r w:rsidR="00BB2B12" w:rsidRPr="00BB2B12">
        <w:rPr>
          <w:rFonts w:ascii="Arial" w:hAnsi="Arial" w:cs="Arial"/>
          <w:noProof/>
        </w:rPr>
        <w:t>[4,12–19]</w:t>
      </w:r>
      <w:r w:rsidR="00A62DF1">
        <w:rPr>
          <w:rFonts w:ascii="Arial" w:hAnsi="Arial" w:cs="Arial"/>
        </w:rPr>
        <w:fldChar w:fldCharType="end"/>
      </w:r>
      <w:r w:rsidR="00CC4AB7">
        <w:rPr>
          <w:rFonts w:ascii="Arial" w:hAnsi="Arial" w:cs="Arial"/>
        </w:rPr>
        <w:t>.</w:t>
      </w:r>
      <w:r w:rsidR="00645866" w:rsidRPr="00AB0474">
        <w:rPr>
          <w:rFonts w:ascii="Arial" w:hAnsi="Arial" w:cs="Arial"/>
        </w:rPr>
        <w:t xml:space="preserve"> </w:t>
      </w:r>
      <w:r w:rsidR="00F63FFC">
        <w:rPr>
          <w:rFonts w:ascii="Arial" w:hAnsi="Arial" w:cs="Arial"/>
        </w:rPr>
        <w:t>Such studies have revealed r</w:t>
      </w:r>
      <w:r w:rsidR="00AB0474" w:rsidRPr="00894A25">
        <w:rPr>
          <w:rFonts w:ascii="Arial" w:hAnsi="Arial" w:cs="Arial"/>
        </w:rPr>
        <w:t>eaction</w:t>
      </w:r>
      <w:r w:rsidR="00A15963">
        <w:rPr>
          <w:rFonts w:ascii="Arial" w:hAnsi="Arial" w:cs="Arial"/>
        </w:rPr>
        <w:t xml:space="preserve"> </w:t>
      </w:r>
      <w:r w:rsidR="005B2EA2">
        <w:rPr>
          <w:rFonts w:ascii="Arial" w:hAnsi="Arial" w:cs="Arial"/>
        </w:rPr>
        <w:t>reversibility</w:t>
      </w:r>
      <w:r w:rsidR="005D3E16">
        <w:rPr>
          <w:rFonts w:ascii="Arial" w:hAnsi="Arial" w:cs="Arial"/>
        </w:rPr>
        <w:t xml:space="preserve"> and </w:t>
      </w:r>
      <w:r w:rsidR="004C64CE">
        <w:rPr>
          <w:rFonts w:ascii="Arial" w:hAnsi="Arial" w:cs="Arial"/>
        </w:rPr>
        <w:t xml:space="preserve">metabolic network structure </w:t>
      </w:r>
      <w:r w:rsidR="00F63FFC">
        <w:rPr>
          <w:rFonts w:ascii="Arial" w:hAnsi="Arial" w:cs="Arial"/>
        </w:rPr>
        <w:t xml:space="preserve">to be </w:t>
      </w:r>
      <w:r w:rsidR="005B2EA2">
        <w:rPr>
          <w:rFonts w:ascii="Arial" w:hAnsi="Arial" w:cs="Arial"/>
        </w:rPr>
        <w:t>predictive</w:t>
      </w:r>
      <w:r w:rsidR="00AB0474" w:rsidRPr="00AB0474">
        <w:rPr>
          <w:rFonts w:ascii="Arial" w:hAnsi="Arial" w:cs="Arial"/>
        </w:rPr>
        <w:t xml:space="preserve"> of regulation</w:t>
      </w:r>
      <w:r w:rsidR="005C52EF">
        <w:rPr>
          <w:rFonts w:ascii="Arial" w:hAnsi="Arial" w:cs="Arial"/>
        </w:rPr>
        <w:t xml:space="preserve"> </w:t>
      </w:r>
      <w:r w:rsidR="005B2EA2">
        <w:rPr>
          <w:rFonts w:ascii="Arial" w:hAnsi="Arial" w:cs="Arial"/>
        </w:rPr>
        <w:fldChar w:fldCharType="begin" w:fldLock="1"/>
      </w:r>
      <w:r w:rsidR="00BB2B12">
        <w:rPr>
          <w:rFonts w:ascii="Arial" w:hAnsi="Arial" w:cs="Arial"/>
        </w:rPr>
        <w:instrText xml:space="preserve">ADDIN CSL_CITATION {"citationItems":[{"id":"ITEM-1","itemData":{"DOI":"10.1126/science.aaf2786","ISSN":"10959203","abstract":"Cellular metabolic fluxes are determined by enzyme activities and metabolite abundances. Biochemical approaches reveal the impact of specific substrates or regulators on enzyme kinetics but do not capture the extent to which metabolite and enzyme concentrations vary across physiological states and, therefore, how cellular reactions are regulated. We measured enzyme and metabolite concentrations and metabolic fluxes across 25 steady-state yeast cultures. We then assessed the extent to which flux can be explained by a Michaelis-Menten relationship between enzyme, substrate, product, and potential regulator concentrations. This revealed three previously unrecognized instances of cross-pathway regulation, which we biochemically verified. One of these involved inhibition of pyruvate kinase by citrate, which accumulated and thereby curtailed glycolytic outflow in nitrogen-limited yeast. Overall, substrate concentrations were the strongest driver of the net rates of cellular metabolic reactions, with metabolite concentrations collectively having more than double the physiological impact of enzymes.","author":[{"dropping-particle":"","family":"Hackett","given":"Sean R.","non-dropping-particle":"","parse-names":false,"suffix":""},{"dropping-particle":"","family":"Zanotelli","given":"Vito R.T.","non-dropping-particle":"","parse-names":false,"suffix":""},{"dropping-particle":"","family":"Xu","given":"Wenxin","non-dropping-particle":"","parse-names":false,"suffix":""},{"dropping-particle":"","family":"Goya","given":"Jonathan","non-dropping-particle":"","parse-names":false,"suffix":""},{"dropping-particle":"","family":"Park","given":"Junyoung O.","non-dropping-particle":"","parse-names":false,"suffix":""},{"dropping-particle":"","family":"Perlman","given":"David H.","non-dropping-particle":"","parse-names":false,"suffix":""},{"dropping-particle":"","family":"Gibney","given":"Patrick A.","non-dropping-particle":"","parse-names":false,"suffix":""},{"dropping-particle":"","family":"Botstein","given":"David","non-dropping-particle":"","parse-names":false,"suffix":""},{"dropping-particle":"","family":"Storey","given":"John D.","non-dropping-particle":"","parse-names":false,"suffix":""},{"dropping-particle":"","family":"Rabinowitz","given":"Joshua D.","non-dropping-particle":"","parse-names":false,"suffix":""}],"container-title":"Science","id":"ITEM-1","issued":{"date-parts":[["2016"]]},"title":"Systems-level analysis of mechanisms regulating yeast metabolic flux","type":"article-journal"},"uris":["http://www.mendeley.com/documents/?uuid=ef893369-7c1e-4c67-86a8-7da12df85db4"]},{"id":"ITEM-2","itemData":{"DOI":"10.1038/nature02289","ISSN":"00280836","abstract":"Cellular metabolism, the integrated interconversion of thousands of metabolic substrates through enzyme-catalysed biochemical reactions, is the most investigated complex intracellular web of molecular interactions. Although the topological organization of individual reactions into metabolic networks is well understood, the principles that govern their global functional use under different growth conditions raise many unanswered questions. By implementing a flux balance analysis of the metabolism of Escherichia coli strain MG1655, here we show that network use is highly uneven. Whereas most metabolic reactions have low fluxes, the overall activity of the metabolism is dominated by several reactions with very high fluxes. E. coli responds to changes in growth conditions by reorganizing the rates of selected fluxes predominantly within this high-flux backbone. This behaviour probably represents a universal feature of metabolic activity in all cells, with potential implications for metabolic engineering.","author":[{"dropping-particle":"","family":"Almaas","given":"E.","non-dropping-particle":"","parse-names":false,"suffix":""},{"dropping-particle":"","family":"Kovács","given":"B.","non-dropping-particle":"","parse-names":false,"suffix":""},{"dropping-particle":"","family":"Vicsek","given":"T.","non-dropping-particle":"","parse-names":false,"suffix":""},{"dropping-particle":"","family":"Oltvai","given":"Z. N.","non-dropping-particle":"","parse-names":false,"suffix":""},{"dropping-particle":"","family":"Barabási","given":"A. L.","non-dropping-particle":"","parse-names":false,"suffix":""}],"container-title":"Nature","id":"ITEM-2","issued":{"date-parts":[["2004"]]},"title":"Global organization of metabolic fluxes in the bacterium Escherichia coli","type":"article-journal"},"uris":["http://www.mendeley.com/documents/?uuid=153ebf97-dfa8-43dc-990a-0ce4bbd5d9f8"]},{"id":"ITEM-3","itemData":{"DOI":"10.1038/nature01166","ISSN":"00280836","abstract":"The relationship between structure, function and regulation in complex cellular networks is a still largely open question. Systems biology aims to explain this relationship by combining experimental and theoretical approaches. Current theories have various strengths and shortcomings in providing an integrated, predictive description of cellular networks. Specifically, dynamic mathematical modelling of large-scale networks meets difficulties because the necessary mechanistic detail and kinetic parameters are rarely available. In contrast, structure-oriented analyses only require network topology, which is well known in many cases. Previous approaches of this type focus on network robustness or metabolic phenotype, but do not give predictions on cellular regulation. Here, we devise a theoretical method for simultaneously predicting key aspects of network functionality, robustness and gene regulation from network structure alone. This is achieved by determining and analysing the non-decomposable pathways able to operate coherently at steady state (elementary flux modes). We use the example of Escherichia coli central metabolism to illustrate the method.","author":[{"dropping-particle":"","family":"Stelling","given":"Jörg","non-dropping-particle":"","parse-names":false,"suffix":""},{"dropping-particle":"","family":"Klamt","given":"Steffen","non-dropping-particle":"","parse-names":false,"suffix":""},{"dropping-particle":"","family":"Bettenbrock","given":"Katja","non-dropping-particle":"","parse-names":false,"suffix":""},{"dropping-particle":"","family":"Schuster","given":"Stefan","non-dropping-particle":"","parse-names":false,"suffix":""},{"dropping-particle":"","family":"Gilles","given":"Ernst Dieter","non-dropping-particle":"","parse-names":false,"suffix":""}],"container-title":"Nature","id":"ITEM-3","issued":{"date-parts":[["2002"]]},"title":"Metabolic network structure determines key aspects of functionality and regulation","type":"article-journal"},"uris":["http://www.mendeley.com/documents/?uuid=58899550-7081-431a-a7f1-b0a2fb6b4176"]},{"id":"ITEM-4","itemData":{"DOI":"10.1016/j.cell.2004.09.008","ISSN":"00928674","abstract":"Robustness, the ability to maintain performance in the face of perturbations and uncertainty, is a long-recognized key property of living systems. Owing to intimate links to cellular complexity, however, its molecular and cellular basis has only recently begun to be understood. Theoretical approaches to complex engineered systems can provide guidelines for investigating cellular robustness because biology and engineering employ a common set of basic mechanisms in different combinations. Robustness may be a key to understanding cellular complexity, elucidating design principles, and fostering closer interactions between experimentation and theory.","author":[{"dropping-particle":"","family":"Stelling","given":"Jörg","non-dropping-particle":"","parse-names":false,"suffix":""},{"dropping-particle":"","family":"Sauer","given":"Uwe","non-dropping-particle":"","parse-names":false,"suffix":""},{"dropping-particle":"","family":"Szallasi","given":"Zoltan","non-dropping-particle":"","parse-names":false,"suffix":""},{"dropping-particle":"","family":"Doyle","given":"Francis J.","non-dropping-particle":"","parse-names":false,"suffix":""},{"dropping-particle":"","family":"Doyle","given":"John","non-dropping-particle":"","parse-names":false,"suffix":""}],"container-title":"Cell","id":"ITEM-4","issued":{"date-parts":[["2004"]]},"title":"Robustness of cellular functions","type":"article"},"uris":["http://www.mendeley.com/documents/?uuid=d7977718-8142-46fa-9eef-ef97f0cb4b9d"]},{"id":"ITEM-5","itemData":{"DOI":"10.1038/ng1348","ISSN":"10614036","abstract":"A primary goal of systems biology is to understand the design principles of the transcription networks that govern the timing of gene expression. Here we measured promoter activity for </w:instrText>
      </w:r>
      <w:r w:rsidR="00BB2B12">
        <w:rPr>
          <w:rFonts w:ascii="Cambria Math" w:hAnsi="Cambria Math" w:cs="Cambria Math"/>
        </w:rPr>
        <w:instrText>∼</w:instrText>
      </w:r>
      <w:r w:rsidR="00BB2B12">
        <w:rPr>
          <w:rFonts w:ascii="Arial" w:hAnsi="Arial" w:cs="Arial"/>
        </w:rPr>
        <w:instrText>100 genes in parallel from living cells at a resolution of minutes and accuracy of 10%, based on GFP and Lux reporter libraries. Focusing on the amino-acid biosynthesis systems of Escherichia coli, we identified a previously unknown temporal expression program and expression hierarchy that matches the enzyme order in unbranched pathways. We identified two design principles: the closer the enzyme is to the beginning of the pathway, the shorter the response time of the activation of its promoter and the higher its maximal promoter activity. Mathematical analysis suggests that this 'just-in-time' (ref. 5) transcription program is optimal under constraints of rapidly reaching a production goal with minimal total enzyme production. Our findings suggest that metabolic regulation networks are designed to generate precision promoter timing and activity programs that can be understood using the engineering principles of production pipelines.","author":[{"dropping-particle":"","family":"Zaslaver","given":"Alon","non-dropping-particle":"","parse-names":false,"suffix":""},{"dropping-particle":"","family":"Mayo","given":"Avi E.","non-dropping-particle":"","parse-names":false,"suffix":""},{"dropping-particle":"","family":"Rosenberg","given":"Revital","non-dropping-particle":"","parse-names":false,"suffix":""},{"dropping-particle":"","family":"Bashkin","given":"Pnina","non-dropping-particle":"","parse-names":false,"suffix":""},{"dropping-particle":"","family":"Sberro","given":"Hila","non-dropping-particle":"","parse-names":false,"suffix":""},{"dropping-particle":"","family":"Tsalyuk","given":"Miri","non-dropping-particle":"","parse-names":false,"suffix":""},{"dropping-particle":"","family":"Surette","given":"Michael G.","non-dropping-particle":"","parse-names":false,"suffix":""},{"dropping-particle":"","family":"Alon","given":"Uri","non-dropping-particle":"","parse-names":false,"suffix":""}],"container-title":"Nature Genetics","id":"ITEM-5","issued":{"date-parts":[["2004"]]},"title":"Just-in-time transcription program in metabolic pathways","type":"article-journal"},"uris":["http://www.mendeley.com/documents/?uuid=a672f91b-a494-4c03-b572-95343a4126ee"]},{"id":"ITEM-6","itemData":{"DOI":"10.1016/S1874-6047(08)60171-7","ISSN":"18746047","abstract":"This chapter illustrates some of the principles utilized by organisms in the regulation of their metabolism and discusses some of the unique problems involved. Regulation of enzyme in metabolism involves the coordination of many highly interdependent biochemical functions, including (1) the transport of inorganic ions and metabolites across membrane barriers, (2) the translocation of ions, and (3) metabolites to various organs, and other mechanical expressions of energy. The rates and direction of the catabolic processes must be governed in such a way as to provide an orderly supply of energy and catabolites that together are required for the biosynthesis of all the end products needed for the elaboration of macromolecules; moreover, the rate of each biosynthetic process must be controlled in order to achieve balanced partitioning of the common precursors among competing pathways to insure an adequate supply of each ultimate end product for final assemblage into the macromolecular components of the cell. © 1970, Academic Press Inc.","author":[{"dropping-particle":"","family":"Stadtman","given":"E. R.","non-dropping-particle":"","parse-names":false,"suffix":""}],"container-title":"Enzymes","id":"ITEM-6","issued":{"date-parts":[["1970"]]},"title":"Mechanisms of Enzyme Regulation in Metabolism","type":"article-journal"},"uris":["http://www.mendeley.com/documents/?uuid=7d679e48-3645-4976-8cdc-2350588c4bad"]}],"mendeley":{"formattedCitation":"[8,15,20–23]","plainTextFormattedCitation":"[8,15,20–23]","previouslyFormattedCitation":"[8,15,20–23]"},"properties":{"noteIndex":0},"schema":"https://github.com/citation-style-language/schema/raw/master/csl-citation.json"}</w:instrText>
      </w:r>
      <w:r w:rsidR="005B2EA2">
        <w:rPr>
          <w:rFonts w:ascii="Arial" w:hAnsi="Arial" w:cs="Arial"/>
        </w:rPr>
        <w:fldChar w:fldCharType="separate"/>
      </w:r>
      <w:r w:rsidR="00BB2B12" w:rsidRPr="00BB2B12">
        <w:rPr>
          <w:rFonts w:ascii="Arial" w:hAnsi="Arial" w:cs="Arial"/>
          <w:noProof/>
        </w:rPr>
        <w:t>[8,15,20–23]</w:t>
      </w:r>
      <w:r w:rsidR="005B2EA2">
        <w:rPr>
          <w:rFonts w:ascii="Arial" w:hAnsi="Arial" w:cs="Arial"/>
        </w:rPr>
        <w:fldChar w:fldCharType="end"/>
      </w:r>
      <w:r w:rsidR="00AB0474" w:rsidRPr="00AB0474">
        <w:rPr>
          <w:rFonts w:ascii="Arial" w:hAnsi="Arial" w:cs="Arial"/>
        </w:rPr>
        <w:t xml:space="preserve">. </w:t>
      </w:r>
      <w:r w:rsidR="00640300">
        <w:rPr>
          <w:rFonts w:ascii="Arial" w:hAnsi="Arial" w:cs="Arial"/>
        </w:rPr>
        <w:t>Yet t</w:t>
      </w:r>
      <w:r w:rsidR="005310A5">
        <w:rPr>
          <w:rFonts w:ascii="Arial" w:hAnsi="Arial" w:cs="Arial"/>
        </w:rPr>
        <w:t xml:space="preserve">hese studies do not shed light on </w:t>
      </w:r>
      <w:r w:rsidR="00B4137A">
        <w:rPr>
          <w:rFonts w:ascii="Arial" w:hAnsi="Arial" w:cs="Arial"/>
        </w:rPr>
        <w:t xml:space="preserve">the </w:t>
      </w:r>
      <w:r w:rsidR="00A7049C">
        <w:rPr>
          <w:rFonts w:ascii="Arial" w:hAnsi="Arial" w:cs="Arial"/>
        </w:rPr>
        <w:t xml:space="preserve">differences </w:t>
      </w:r>
      <w:r w:rsidR="00B4137A">
        <w:rPr>
          <w:rFonts w:ascii="Arial" w:hAnsi="Arial" w:cs="Arial"/>
        </w:rPr>
        <w:t xml:space="preserve">between </w:t>
      </w:r>
      <w:r w:rsidR="009B27C9">
        <w:rPr>
          <w:rFonts w:ascii="Arial" w:hAnsi="Arial" w:cs="Arial"/>
        </w:rPr>
        <w:t xml:space="preserve">each </w:t>
      </w:r>
      <w:r w:rsidR="00B4137A">
        <w:rPr>
          <w:rFonts w:ascii="Arial" w:hAnsi="Arial" w:cs="Arial"/>
        </w:rPr>
        <w:t xml:space="preserve">regulatory </w:t>
      </w:r>
      <w:r w:rsidR="009B27C9">
        <w:rPr>
          <w:rFonts w:ascii="Arial" w:hAnsi="Arial" w:cs="Arial"/>
        </w:rPr>
        <w:t>process</w:t>
      </w:r>
      <w:r w:rsidR="00FB668A">
        <w:rPr>
          <w:rFonts w:ascii="Arial" w:hAnsi="Arial" w:cs="Arial"/>
        </w:rPr>
        <w:t>, especially PTMs</w:t>
      </w:r>
      <w:r w:rsidR="00AB0474" w:rsidRPr="00AB0474">
        <w:rPr>
          <w:rFonts w:ascii="Arial" w:hAnsi="Arial" w:cs="Arial"/>
        </w:rPr>
        <w:t xml:space="preserve">. </w:t>
      </w:r>
      <w:r w:rsidR="00205A29">
        <w:rPr>
          <w:rFonts w:ascii="Arial" w:hAnsi="Arial" w:cs="Arial"/>
        </w:rPr>
        <w:t>In sum, although</w:t>
      </w:r>
      <w:r w:rsidR="00205A29" w:rsidRPr="00AB0474">
        <w:rPr>
          <w:rFonts w:ascii="Arial" w:hAnsi="Arial" w:cs="Arial"/>
        </w:rPr>
        <w:t xml:space="preserve"> some general network principles of regulation are known, how it is partitioned among various regulatory mechanisms</w:t>
      </w:r>
      <w:r w:rsidR="00A44825">
        <w:rPr>
          <w:rFonts w:ascii="Arial" w:hAnsi="Arial" w:cs="Arial"/>
        </w:rPr>
        <w:t xml:space="preserve"> is </w:t>
      </w:r>
      <w:r w:rsidR="00A44825" w:rsidRPr="00DE5C95">
        <w:rPr>
          <w:rFonts w:ascii="Arial" w:hAnsi="Arial" w:cs="Arial"/>
        </w:rPr>
        <w:t>un</w:t>
      </w:r>
      <w:r w:rsidR="00DE5C95" w:rsidRPr="00DE5C95">
        <w:rPr>
          <w:rFonts w:ascii="Arial" w:hAnsi="Arial" w:cs="Arial"/>
        </w:rPr>
        <w:t>clear</w:t>
      </w:r>
      <w:r w:rsidR="00205A29" w:rsidRPr="00AB0474">
        <w:rPr>
          <w:rFonts w:ascii="Arial" w:hAnsi="Arial" w:cs="Arial"/>
        </w:rPr>
        <w:t>.</w:t>
      </w:r>
      <w:r w:rsidR="00F63FFC">
        <w:rPr>
          <w:rFonts w:ascii="Arial" w:hAnsi="Arial" w:cs="Arial"/>
        </w:rPr>
        <w:t xml:space="preserve"> </w:t>
      </w:r>
    </w:p>
    <w:p w14:paraId="6D0BB16E" w14:textId="77777777" w:rsidR="00FE2C29" w:rsidRDefault="00E5024D" w:rsidP="005D7AC8">
      <w:pPr>
        <w:rPr>
          <w:rFonts w:ascii="Arial" w:hAnsi="Arial" w:cs="Arial"/>
        </w:rPr>
      </w:pPr>
      <w:bookmarkStart w:id="2" w:name="_Hlk59980446"/>
      <w:r w:rsidRPr="00E5024D">
        <w:rPr>
          <w:rFonts w:ascii="Arial" w:hAnsi="Arial" w:cs="Arial"/>
        </w:rPr>
        <w:t xml:space="preserve">Deciphering the </w:t>
      </w:r>
      <w:r w:rsidR="00663E87">
        <w:rPr>
          <w:rFonts w:ascii="Arial" w:hAnsi="Arial" w:cs="Arial"/>
        </w:rPr>
        <w:t xml:space="preserve">regulatory role of distinct </w:t>
      </w:r>
      <w:r w:rsidRPr="00E5024D">
        <w:rPr>
          <w:rFonts w:ascii="Arial" w:hAnsi="Arial" w:cs="Arial"/>
        </w:rPr>
        <w:t>PTMs can improve the predictive power of genome-scale metabolic network models</w:t>
      </w:r>
      <w:r w:rsidR="003007AB">
        <w:rPr>
          <w:rFonts w:ascii="Arial" w:hAnsi="Arial" w:cs="Arial"/>
        </w:rPr>
        <w:t xml:space="preserve"> </w:t>
      </w:r>
      <w:r w:rsidR="003007AB">
        <w:rPr>
          <w:rFonts w:ascii="Arial" w:hAnsi="Arial" w:cs="Arial"/>
        </w:rPr>
        <w:fldChar w:fldCharType="begin" w:fldLock="1"/>
      </w:r>
      <w:r w:rsidR="00C0497F">
        <w:rPr>
          <w:rFonts w:ascii="Arial" w:hAnsi="Arial" w:cs="Arial"/>
        </w:rPr>
        <w:instrText>ADDIN CSL_CITATION {"citationItems":[{"id":"ITEM-1","itemData":{"DOI":"10.1016/j.cell.2015.05.019","ISSN":"00928674","PMID":"26000478","abstract":"Constraint-based reconstruction and analysis (COBRA) methods at the genome scale have been under development since the first whole-genome sequences appeared in the mid-1990s. A few years ago, this approach began to demonstrate the ability to predict a range of cellular functions, including cellular growth capabilities on various substrates and the effect of gene knockouts at the genome scale. Thus, much interest has developed in understanding and applying these methods to areas such as metabolic engineering, antibiotic design, and organismal and enzyme evolution. This Primer will get you started.","author":[{"dropping-particle":"","family":"O’Brien","given":"Edward J.","non-dropping-particle":"","parse-names":false,"suffix":""},{"dropping-particle":"","family":"Monk","given":"Jonathan M.","non-dropping-particle":"","parse-names":false,"suffix":""},{"dropping-particle":"","family":"Palsson","given":"Bernhard O.","non-dropping-particle":"","parse-names":false,"suffix":""}],"container-title":"Cell","id":"ITEM-1","issue":"5","issued":{"date-parts":[["2015","5"]]},"language":"English","page":"971-987","publisher":"Elsevier","title":"Using Genome-scale Models to Predict Biological Capabilities","type":"article-journal","volume":"161"},"uris":["http://www.mendeley.com/documents/?uuid=b75dabe3-c819-4009-b391-b4853a2548e2"]}],"mendeley":{"formattedCitation":"[24]","plainTextFormattedCitation":"[24]","previouslyFormattedCitation":"[24]"},"properties":{"noteIndex":0},"schema":"https://github.com/citation-style-language/schema/raw/master/csl-citation.json"}</w:instrText>
      </w:r>
      <w:r w:rsidR="003007AB">
        <w:rPr>
          <w:rFonts w:ascii="Arial" w:hAnsi="Arial" w:cs="Arial"/>
        </w:rPr>
        <w:fldChar w:fldCharType="separate"/>
      </w:r>
      <w:r w:rsidR="003007AB" w:rsidRPr="003007AB">
        <w:rPr>
          <w:rFonts w:ascii="Arial" w:hAnsi="Arial" w:cs="Arial"/>
          <w:noProof/>
        </w:rPr>
        <w:t>[24]</w:t>
      </w:r>
      <w:r w:rsidR="003007AB">
        <w:rPr>
          <w:rFonts w:ascii="Arial" w:hAnsi="Arial" w:cs="Arial"/>
        </w:rPr>
        <w:fldChar w:fldCharType="end"/>
      </w:r>
      <w:r w:rsidRPr="00E5024D">
        <w:rPr>
          <w:rFonts w:ascii="Arial" w:hAnsi="Arial" w:cs="Arial"/>
        </w:rPr>
        <w:t xml:space="preserve">. Although </w:t>
      </w:r>
      <w:r w:rsidR="002D4391" w:rsidRPr="00E5024D">
        <w:rPr>
          <w:rFonts w:ascii="Arial" w:hAnsi="Arial" w:cs="Arial"/>
        </w:rPr>
        <w:t xml:space="preserve">genome-scale </w:t>
      </w:r>
      <w:r w:rsidRPr="00E5024D">
        <w:rPr>
          <w:rFonts w:ascii="Arial" w:hAnsi="Arial" w:cs="Arial"/>
        </w:rPr>
        <w:t>metabolic model</w:t>
      </w:r>
      <w:r w:rsidR="002D4391">
        <w:rPr>
          <w:rFonts w:ascii="Arial" w:hAnsi="Arial" w:cs="Arial"/>
        </w:rPr>
        <w:t>ing</w:t>
      </w:r>
      <w:r w:rsidRPr="00E5024D">
        <w:rPr>
          <w:rFonts w:ascii="Arial" w:hAnsi="Arial" w:cs="Arial"/>
        </w:rPr>
        <w:t xml:space="preserve"> can accurately forecast optimal flux distribution, </w:t>
      </w:r>
      <w:r w:rsidR="002D4391">
        <w:rPr>
          <w:rFonts w:ascii="Arial" w:hAnsi="Arial" w:cs="Arial"/>
        </w:rPr>
        <w:t xml:space="preserve">it </w:t>
      </w:r>
      <w:r w:rsidRPr="00E5024D">
        <w:rPr>
          <w:rFonts w:ascii="Arial" w:hAnsi="Arial" w:cs="Arial"/>
        </w:rPr>
        <w:t>do</w:t>
      </w:r>
      <w:r w:rsidR="002D4391">
        <w:rPr>
          <w:rFonts w:ascii="Arial" w:hAnsi="Arial" w:cs="Arial"/>
        </w:rPr>
        <w:t>es</w:t>
      </w:r>
      <w:r w:rsidRPr="00E5024D">
        <w:rPr>
          <w:rFonts w:ascii="Arial" w:hAnsi="Arial" w:cs="Arial"/>
        </w:rPr>
        <w:t xml:space="preserve"> not provide insights on how the flux rewiring is achieved. Here we address this limitation by analyzing patterns of PTM regulation under various conditions </w:t>
      </w:r>
      <w:proofErr w:type="gramStart"/>
      <w:r w:rsidRPr="00E5024D">
        <w:rPr>
          <w:rFonts w:ascii="Arial" w:hAnsi="Arial" w:cs="Arial"/>
        </w:rPr>
        <w:t>in order to</w:t>
      </w:r>
      <w:proofErr w:type="gramEnd"/>
      <w:r w:rsidRPr="00E5024D">
        <w:rPr>
          <w:rFonts w:ascii="Arial" w:hAnsi="Arial" w:cs="Arial"/>
        </w:rPr>
        <w:t xml:space="preserve"> predict </w:t>
      </w:r>
      <w:r w:rsidR="00F51A35">
        <w:rPr>
          <w:rFonts w:ascii="Arial" w:hAnsi="Arial" w:cs="Arial"/>
        </w:rPr>
        <w:t xml:space="preserve">how </w:t>
      </w:r>
      <w:r w:rsidRPr="00E5024D">
        <w:rPr>
          <w:rFonts w:ascii="Arial" w:hAnsi="Arial" w:cs="Arial"/>
        </w:rPr>
        <w:t>PTMs orchestrate flux adjustments.</w:t>
      </w:r>
      <w:r>
        <w:rPr>
          <w:rFonts w:ascii="Arial" w:hAnsi="Arial" w:cs="Arial"/>
        </w:rPr>
        <w:t xml:space="preserve"> </w:t>
      </w:r>
      <w:bookmarkEnd w:id="2"/>
      <w:r w:rsidR="00857668" w:rsidRPr="00513B71">
        <w:rPr>
          <w:rFonts w:ascii="Arial" w:hAnsi="Arial" w:cs="Arial"/>
        </w:rPr>
        <w:t xml:space="preserve">We hence </w:t>
      </w:r>
      <w:r w:rsidR="00857668">
        <w:rPr>
          <w:rFonts w:ascii="Arial" w:hAnsi="Arial" w:cs="Arial"/>
        </w:rPr>
        <w:t>developed</w:t>
      </w:r>
      <w:r w:rsidR="00857668" w:rsidRPr="00513B71">
        <w:rPr>
          <w:rFonts w:ascii="Arial" w:hAnsi="Arial" w:cs="Arial"/>
        </w:rPr>
        <w:t xml:space="preserve"> a data-driven approach</w:t>
      </w:r>
      <w:r w:rsidR="00857668">
        <w:rPr>
          <w:rFonts w:ascii="Arial" w:hAnsi="Arial" w:cs="Arial"/>
        </w:rPr>
        <w:t xml:space="preserve">, called </w:t>
      </w:r>
      <w:r w:rsidR="00857668" w:rsidRPr="00E75272">
        <w:rPr>
          <w:rFonts w:ascii="Arial" w:hAnsi="Arial" w:cs="Arial"/>
          <w:i/>
          <w:iCs/>
        </w:rPr>
        <w:t xml:space="preserve">Comparative Analysis of Regulators </w:t>
      </w:r>
      <w:r w:rsidR="00857668">
        <w:rPr>
          <w:rFonts w:ascii="Arial" w:hAnsi="Arial" w:cs="Arial"/>
          <w:i/>
          <w:iCs/>
        </w:rPr>
        <w:t>o</w:t>
      </w:r>
      <w:r w:rsidR="00857668" w:rsidRPr="00E75272">
        <w:rPr>
          <w:rFonts w:ascii="Arial" w:hAnsi="Arial" w:cs="Arial"/>
          <w:i/>
          <w:iCs/>
        </w:rPr>
        <w:t>f Metabolism</w:t>
      </w:r>
      <w:r w:rsidR="00857668">
        <w:rPr>
          <w:rFonts w:ascii="Arial" w:hAnsi="Arial" w:cs="Arial"/>
        </w:rPr>
        <w:t xml:space="preserve"> (CAROM), </w:t>
      </w:r>
      <w:r w:rsidR="00857668" w:rsidRPr="00513B71">
        <w:rPr>
          <w:rFonts w:ascii="Arial" w:hAnsi="Arial" w:cs="Arial"/>
        </w:rPr>
        <w:t xml:space="preserve">to identify unique features of </w:t>
      </w:r>
      <w:r w:rsidR="00C4528E">
        <w:rPr>
          <w:rFonts w:ascii="Arial" w:hAnsi="Arial" w:cs="Arial"/>
        </w:rPr>
        <w:t xml:space="preserve">each </w:t>
      </w:r>
      <w:r>
        <w:rPr>
          <w:rFonts w:ascii="Arial" w:hAnsi="Arial" w:cs="Arial"/>
        </w:rPr>
        <w:t>PTM</w:t>
      </w:r>
      <w:r w:rsidR="00C4528E">
        <w:rPr>
          <w:rFonts w:ascii="Arial" w:hAnsi="Arial" w:cs="Arial"/>
        </w:rPr>
        <w:t xml:space="preserve">. </w:t>
      </w:r>
      <w:r w:rsidR="00857668">
        <w:rPr>
          <w:rFonts w:ascii="Arial" w:hAnsi="Arial" w:cs="Arial"/>
        </w:rPr>
        <w:t xml:space="preserve">CAROM achieves this by comparing various properties of metabolic enzymes, </w:t>
      </w:r>
      <w:r w:rsidR="00881495">
        <w:rPr>
          <w:rFonts w:ascii="Arial" w:hAnsi="Arial" w:cs="Arial"/>
        </w:rPr>
        <w:t xml:space="preserve">including </w:t>
      </w:r>
      <w:r w:rsidR="00857668">
        <w:rPr>
          <w:rFonts w:ascii="Arial" w:hAnsi="Arial" w:cs="Arial"/>
        </w:rPr>
        <w:t>essentiality</w:t>
      </w:r>
      <w:r w:rsidR="00881495">
        <w:rPr>
          <w:rFonts w:ascii="Arial" w:hAnsi="Arial" w:cs="Arial"/>
        </w:rPr>
        <w:t xml:space="preserve">, </w:t>
      </w:r>
      <w:r w:rsidR="00881495">
        <w:rPr>
          <w:rFonts w:ascii="Arial" w:hAnsi="Arial" w:cs="Arial"/>
        </w:rPr>
        <w:lastRenderedPageBreak/>
        <w:t>flux, molecular weight</w:t>
      </w:r>
      <w:r w:rsidR="00364446">
        <w:rPr>
          <w:rFonts w:ascii="Arial" w:hAnsi="Arial" w:cs="Arial"/>
        </w:rPr>
        <w:t>,</w:t>
      </w:r>
      <w:r w:rsidR="00857668">
        <w:rPr>
          <w:rFonts w:ascii="Arial" w:hAnsi="Arial" w:cs="Arial"/>
        </w:rPr>
        <w:t xml:space="preserve"> </w:t>
      </w:r>
      <w:r w:rsidR="00E41937">
        <w:rPr>
          <w:rFonts w:ascii="Arial" w:hAnsi="Arial" w:cs="Arial"/>
        </w:rPr>
        <w:t xml:space="preserve">and </w:t>
      </w:r>
      <w:r w:rsidR="00857668">
        <w:rPr>
          <w:rFonts w:ascii="Arial" w:hAnsi="Arial" w:cs="Arial"/>
        </w:rPr>
        <w:t>topology</w:t>
      </w:r>
      <w:r w:rsidR="00881495">
        <w:rPr>
          <w:rFonts w:ascii="Arial" w:hAnsi="Arial" w:cs="Arial"/>
        </w:rPr>
        <w:t>.</w:t>
      </w:r>
      <w:r w:rsidR="00857668">
        <w:rPr>
          <w:rFonts w:ascii="Arial" w:hAnsi="Arial" w:cs="Arial"/>
        </w:rPr>
        <w:t xml:space="preserve"> </w:t>
      </w:r>
      <w:r w:rsidR="00881495">
        <w:rPr>
          <w:rFonts w:ascii="Arial" w:hAnsi="Arial" w:cs="Arial"/>
        </w:rPr>
        <w:t xml:space="preserve">It </w:t>
      </w:r>
      <w:r w:rsidR="00857668">
        <w:rPr>
          <w:rFonts w:ascii="Arial" w:hAnsi="Arial" w:cs="Arial"/>
        </w:rPr>
        <w:t xml:space="preserve">identifies </w:t>
      </w:r>
      <w:r w:rsidR="00881495">
        <w:rPr>
          <w:rFonts w:ascii="Arial" w:hAnsi="Arial" w:cs="Arial"/>
        </w:rPr>
        <w:t>properties</w:t>
      </w:r>
      <w:r w:rsidR="00857668">
        <w:rPr>
          <w:rFonts w:ascii="Arial" w:hAnsi="Arial" w:cs="Arial"/>
        </w:rPr>
        <w:t xml:space="preserve"> that are </w:t>
      </w:r>
      <w:commentRangeStart w:id="3"/>
      <w:r w:rsidR="00857668">
        <w:rPr>
          <w:rFonts w:ascii="Arial" w:hAnsi="Arial" w:cs="Arial"/>
        </w:rPr>
        <w:t>highly</w:t>
      </w:r>
      <w:commentRangeEnd w:id="3"/>
      <w:r w:rsidR="002441CC">
        <w:rPr>
          <w:rStyle w:val="CommentReference"/>
        </w:rPr>
        <w:commentReference w:id="3"/>
      </w:r>
      <w:r w:rsidR="00857668">
        <w:rPr>
          <w:rFonts w:ascii="Arial" w:hAnsi="Arial" w:cs="Arial"/>
        </w:rPr>
        <w:t xml:space="preserve"> enriched among targets of each process than expected </w:t>
      </w:r>
      <w:r w:rsidR="002B5C08">
        <w:rPr>
          <w:rFonts w:ascii="Arial" w:hAnsi="Arial" w:cs="Arial"/>
        </w:rPr>
        <w:t xml:space="preserve">by </w:t>
      </w:r>
      <w:r w:rsidR="00857668">
        <w:rPr>
          <w:rFonts w:ascii="Arial" w:hAnsi="Arial" w:cs="Arial"/>
        </w:rPr>
        <w:t xml:space="preserve">chance. </w:t>
      </w:r>
      <w:r w:rsidR="00CE0061">
        <w:rPr>
          <w:rFonts w:ascii="Arial" w:hAnsi="Arial" w:cs="Arial"/>
        </w:rPr>
        <w:t xml:space="preserve">Using CAROM, </w:t>
      </w:r>
      <w:r w:rsidR="00094B4A">
        <w:rPr>
          <w:rFonts w:ascii="Arial" w:hAnsi="Arial" w:cs="Arial"/>
        </w:rPr>
        <w:t xml:space="preserve">we found features that were significantly associated with each </w:t>
      </w:r>
      <w:r w:rsidR="00C95BA3">
        <w:rPr>
          <w:rFonts w:ascii="Arial" w:hAnsi="Arial" w:cs="Arial"/>
        </w:rPr>
        <w:t>PTM</w:t>
      </w:r>
      <w:r w:rsidR="00094B4A">
        <w:rPr>
          <w:rFonts w:ascii="Arial" w:hAnsi="Arial" w:cs="Arial"/>
        </w:rPr>
        <w:t>. Nevertheless, n</w:t>
      </w:r>
      <w:r w:rsidR="001677B8">
        <w:rPr>
          <w:rFonts w:ascii="Arial" w:hAnsi="Arial" w:cs="Arial"/>
        </w:rPr>
        <w:t xml:space="preserve">o single feature </w:t>
      </w:r>
      <w:r w:rsidR="00673E9F">
        <w:rPr>
          <w:rFonts w:ascii="Arial" w:hAnsi="Arial" w:cs="Arial"/>
        </w:rPr>
        <w:t xml:space="preserve">on its own </w:t>
      </w:r>
      <w:r w:rsidR="00094B4A">
        <w:rPr>
          <w:rFonts w:ascii="Arial" w:hAnsi="Arial" w:cs="Arial"/>
        </w:rPr>
        <w:t xml:space="preserve">is </w:t>
      </w:r>
      <w:r w:rsidR="001677B8">
        <w:rPr>
          <w:rFonts w:ascii="Arial" w:hAnsi="Arial" w:cs="Arial"/>
        </w:rPr>
        <w:t xml:space="preserve">completely predictive of regulation. </w:t>
      </w:r>
      <w:r w:rsidR="00187F52">
        <w:rPr>
          <w:rFonts w:ascii="Arial" w:hAnsi="Arial" w:cs="Arial"/>
        </w:rPr>
        <w:t>CAROM</w:t>
      </w:r>
      <w:r w:rsidR="00835F1F">
        <w:rPr>
          <w:rFonts w:ascii="Arial" w:hAnsi="Arial" w:cs="Arial"/>
        </w:rPr>
        <w:t xml:space="preserve"> </w:t>
      </w:r>
      <w:r w:rsidR="00886976">
        <w:rPr>
          <w:rFonts w:ascii="Arial" w:hAnsi="Arial" w:cs="Arial"/>
        </w:rPr>
        <w:t>hence u</w:t>
      </w:r>
      <w:r w:rsidR="001677B8">
        <w:rPr>
          <w:rFonts w:ascii="Arial" w:hAnsi="Arial" w:cs="Arial"/>
        </w:rPr>
        <w:t>se</w:t>
      </w:r>
      <w:r w:rsidR="00187F52">
        <w:rPr>
          <w:rFonts w:ascii="Arial" w:hAnsi="Arial" w:cs="Arial"/>
        </w:rPr>
        <w:t>s</w:t>
      </w:r>
      <w:r w:rsidR="001677B8">
        <w:rPr>
          <w:rFonts w:ascii="Arial" w:hAnsi="Arial" w:cs="Arial"/>
        </w:rPr>
        <w:t xml:space="preserve"> machine learning </w:t>
      </w:r>
      <w:r w:rsidR="00DC7EAD">
        <w:rPr>
          <w:rFonts w:ascii="Arial" w:hAnsi="Arial" w:cs="Arial"/>
        </w:rPr>
        <w:t xml:space="preserve">to uncover how </w:t>
      </w:r>
      <w:r w:rsidR="004F258F">
        <w:rPr>
          <w:rFonts w:ascii="Arial" w:hAnsi="Arial" w:cs="Arial"/>
        </w:rPr>
        <w:t>features</w:t>
      </w:r>
      <w:r w:rsidR="00DC7EAD">
        <w:rPr>
          <w:rFonts w:ascii="Arial" w:hAnsi="Arial" w:cs="Arial"/>
        </w:rPr>
        <w:t xml:space="preserve"> in combination influence regulation.</w:t>
      </w:r>
      <w:r w:rsidR="001C3619">
        <w:rPr>
          <w:rFonts w:ascii="Arial" w:hAnsi="Arial" w:cs="Arial"/>
        </w:rPr>
        <w:t xml:space="preserve"> </w:t>
      </w:r>
    </w:p>
    <w:p w14:paraId="31B6CE19" w14:textId="288AB9EE" w:rsidR="005D7AC8" w:rsidRDefault="00B531D6" w:rsidP="005D7AC8">
      <w:pPr>
        <w:rPr>
          <w:rFonts w:ascii="Arial" w:hAnsi="Arial" w:cs="Arial"/>
        </w:rPr>
      </w:pPr>
      <w:r w:rsidRPr="00EF1937">
        <w:rPr>
          <w:rFonts w:ascii="Arial" w:hAnsi="Arial" w:cs="Arial"/>
        </w:rPr>
        <w:t xml:space="preserve">We used CAROM to understand </w:t>
      </w:r>
      <w:r>
        <w:rPr>
          <w:rFonts w:ascii="Arial" w:hAnsi="Arial" w:cs="Arial"/>
        </w:rPr>
        <w:t>PTM</w:t>
      </w:r>
      <w:r w:rsidRPr="00EF1937">
        <w:rPr>
          <w:rFonts w:ascii="Arial" w:hAnsi="Arial" w:cs="Arial"/>
        </w:rPr>
        <w:t xml:space="preserve"> dynamics during well-characterized </w:t>
      </w:r>
      <w:r>
        <w:rPr>
          <w:rFonts w:ascii="Arial" w:hAnsi="Arial" w:cs="Arial"/>
        </w:rPr>
        <w:t xml:space="preserve">fundamental </w:t>
      </w:r>
      <w:r w:rsidRPr="00EF1937">
        <w:rPr>
          <w:rFonts w:ascii="Arial" w:hAnsi="Arial" w:cs="Arial"/>
        </w:rPr>
        <w:t xml:space="preserve">processes in microbes and human cells, namely the cell cycle, transition to stationary phase, and response to nutrient </w:t>
      </w:r>
      <w:r>
        <w:rPr>
          <w:rFonts w:ascii="Arial" w:hAnsi="Arial" w:cs="Arial"/>
        </w:rPr>
        <w:t>alterations</w:t>
      </w:r>
      <w:r w:rsidRPr="00EF1937">
        <w:rPr>
          <w:rFonts w:ascii="Arial" w:hAnsi="Arial" w:cs="Arial"/>
        </w:rPr>
        <w:t xml:space="preserve">. </w:t>
      </w:r>
      <w:r w:rsidR="001C3619">
        <w:rPr>
          <w:rFonts w:ascii="Arial" w:hAnsi="Arial" w:cs="Arial"/>
        </w:rPr>
        <w:t xml:space="preserve">While we </w:t>
      </w:r>
      <w:r w:rsidR="00835F1F">
        <w:rPr>
          <w:rFonts w:ascii="Arial" w:hAnsi="Arial" w:cs="Arial"/>
        </w:rPr>
        <w:t xml:space="preserve">focus on </w:t>
      </w:r>
      <w:r w:rsidR="001C3619">
        <w:rPr>
          <w:rFonts w:ascii="Arial" w:hAnsi="Arial" w:cs="Arial"/>
        </w:rPr>
        <w:t>acetylation and phosphorylation</w:t>
      </w:r>
      <w:r w:rsidR="00673E9F">
        <w:rPr>
          <w:rFonts w:ascii="Arial" w:hAnsi="Arial" w:cs="Arial"/>
        </w:rPr>
        <w:t xml:space="preserve"> here</w:t>
      </w:r>
      <w:r w:rsidR="006F5079">
        <w:rPr>
          <w:rFonts w:ascii="Arial" w:hAnsi="Arial" w:cs="Arial"/>
        </w:rPr>
        <w:t xml:space="preserve"> as they are the most well-studied PTMs with available omics datasets</w:t>
      </w:r>
      <w:r w:rsidR="001C3619">
        <w:rPr>
          <w:rFonts w:ascii="Arial" w:hAnsi="Arial" w:cs="Arial"/>
        </w:rPr>
        <w:t xml:space="preserve">, </w:t>
      </w:r>
      <w:r w:rsidR="00835F1F">
        <w:rPr>
          <w:rFonts w:ascii="Arial" w:hAnsi="Arial" w:cs="Arial"/>
        </w:rPr>
        <w:t xml:space="preserve">our approach </w:t>
      </w:r>
      <w:r w:rsidR="001C3619">
        <w:rPr>
          <w:rFonts w:ascii="Arial" w:hAnsi="Arial" w:cs="Arial"/>
        </w:rPr>
        <w:t xml:space="preserve">can be applied to any regulatory process. </w:t>
      </w:r>
      <w:r w:rsidR="005D7AC8">
        <w:rPr>
          <w:rFonts w:ascii="Arial" w:hAnsi="Arial" w:cs="Arial"/>
        </w:rPr>
        <w:t xml:space="preserve">Since the predictions are context-specific, CAROM addresses a key limitation of sequence-based approaches for identifying PTM sites. Furthermore, proteomics surveys have found PTM sites on almost all metabolic enzymes </w:t>
      </w:r>
      <w:r w:rsidR="005D7AC8">
        <w:rPr>
          <w:rFonts w:ascii="Arial" w:hAnsi="Arial" w:cs="Arial"/>
        </w:rPr>
        <w:fldChar w:fldCharType="begin" w:fldLock="1"/>
      </w:r>
      <w:r w:rsidR="005D7AC8">
        <w:rPr>
          <w:rFonts w:ascii="Arial" w:hAnsi="Arial" w:cs="Arial"/>
        </w:rPr>
        <w:instrText>ADDIN CSL_CITATION {"citationItems":[{"id":"ITEM-1","itemData":{"ISBN":"0036-8075","author":[{"dropping-particle":"","family":"Zhao","given":"Shimin","non-dropping-particle":"","parse-names":false,"suffix":""},{"dropping-particle":"","family":"Xu","given":"Wei","non-dropping-particle":"","parse-names":false,"suffix":""},{"dropping-particle":"","family":"Jiang","given":"Wenqing","non-dropping-particle":"","parse-names":false,"suffix":""},{"dropping-particle":"","family":"Yu","given":"Wei","non-dropping-particle":"","parse-names":false,"suffix":""},{"dropping-particle":"","family":"Lin","given":"Yan","non-dropping-particle":"","parse-names":false,"suffix":""},{"dropping-particle":"","family":"Zhang","given":"Tengfei","non-dropping-particle":"","parse-names":false,"suffix":""},{"dropping-particle":"","family":"Yao","given":"Jun","non-dropping-particle":"","parse-names":false,"suffix":""},{"dropping-particle":"","family":"Zhou","given":"Li","non-dropping-particle":"","parse-names":false,"suffix":""},{"dropping-particle":"","family":"Zeng","given":"Yaxue","non-dropping-particle":"","parse-names":false,"suffix":""},{"dropping-particle":"","family":"Li","given":"Hong","non-dropping-particle":"","parse-names":false,"suffix":""}],"container-title":"Science","id":"ITEM-1","issue":"5968","issued":{"date-parts":[["2010"]]},"page":"1000-1004","title":"Regulation of cellular metabolism by protein lysine acetylation","type":"article-journal","volume":"327"},"uris":["http://www.mendeley.com/documents/?uuid=6c195646-69e1-44bd-acbf-61aecdc9b382"]},{"id":"ITEM-2","itemData":{"DOI":"10.1016/j.celrep.2014.07.036","ISSN":"22111247","PMID":"25159151","abstract":"Regulatory protein phosphorylation controls normal and pathophysiological signaling in eukaryotic cells. Despite great advances in mass-spectrometry-based proteomics, the extent, localization, and site-specific stoichiometry of this posttranslational modification (PTM) are unknown. Here, we develop a stringent experimental and computational workflow, capable of mapping more than 50,000 distinct phosphorylated peptides in a single human cancer cell line. We detected more than three-quarters of cellular proteins as phosphoproteins and determined very high stoichiometries in mitosis or growth factor signaling by label-free quantitation. The proportion of phospho-Tyr drastically decreases as coverage of the phosphoproteome increases, whereas Ser/Thr sites saturate only for technical reasons. Tyrosine phosphorylation is maintained at especially low stoichiometric levels in the absence of specific signaling events. Unexpectedly, it is enriched on higher-abundance proteins, and this correlates with the substrate KM values of tyrosine kinases. Our data suggest that P-Tyr should be considered a functionally separate PTM of eukaryotic proteomes.","author":[{"dropping-particle":"","family":"Sharma","given":"Kirti","non-dropping-particle":"","parse-names":false,"suffix":""},{"dropping-particle":"","family":"D'Souza","given":"Rochelle C.J.","non-dropping-particle":"","parse-names":false,"suffix":""},{"dropping-particle":"","family":"Tyanova","given":"Stefka","non-dropping-particle":"","parse-names":false,"suffix":""},{"dropping-particle":"","family":"Schaab","given":"Christoph","non-dropping-particle":"","parse-names":false,"suffix":""},{"dropping-particle":"","family":"Wiśniewski","given":"Jacek R.","non-dropping-particle":"","parse-names":false,"suffix":""},{"dropping-particle":"","family":"Cox","given":"Jürgen","non-dropping-particle":"","parse-names":false,"suffix":""},{"dropping-particle":"","family":"Mann","given":"Matthias","non-dropping-particle":"","parse-names":false,"suffix":""}],"container-title":"Cell Reports","id":"ITEM-2","issued":{"date-parts":[["2014"]]},"title":"Ultradeep Human Phosphoproteome Reveals a Distinct Regulatory Nature of Tyr and Ser/Thr-Based Signaling","type":"article-journal"},"uris":["http://www.mendeley.com/documents/?uuid=d0e4e0d5-e197-458b-9f9f-1e880114eaf4"]}],"mendeley":{"formattedCitation":"[12,25]","plainTextFormattedCitation":"[12,25]","previouslyFormattedCitation":"[12,25]"},"properties":{"noteIndex":0},"schema":"https://github.com/citation-style-language/schema/raw/master/csl-citation.json"}</w:instrText>
      </w:r>
      <w:r w:rsidR="005D7AC8">
        <w:rPr>
          <w:rFonts w:ascii="Arial" w:hAnsi="Arial" w:cs="Arial"/>
        </w:rPr>
        <w:fldChar w:fldCharType="separate"/>
      </w:r>
      <w:r w:rsidR="005D7AC8" w:rsidRPr="003007AB">
        <w:rPr>
          <w:rFonts w:ascii="Arial" w:hAnsi="Arial" w:cs="Arial"/>
          <w:noProof/>
        </w:rPr>
        <w:t>[12,25]</w:t>
      </w:r>
      <w:r w:rsidR="005D7AC8">
        <w:rPr>
          <w:rFonts w:ascii="Arial" w:hAnsi="Arial" w:cs="Arial"/>
        </w:rPr>
        <w:fldChar w:fldCharType="end"/>
      </w:r>
      <w:r w:rsidR="005D7AC8">
        <w:rPr>
          <w:rFonts w:ascii="Arial" w:hAnsi="Arial" w:cs="Arial"/>
        </w:rPr>
        <w:t xml:space="preserve">. A key challenge currently is the identification of condition-specific PTM sites and how they coordinately regulate metabolism in a condition </w:t>
      </w:r>
      <w:r w:rsidR="005D7AC8" w:rsidRPr="000C44E0">
        <w:rPr>
          <w:rFonts w:ascii="Arial" w:hAnsi="Arial" w:cs="Arial"/>
        </w:rPr>
        <w:fldChar w:fldCharType="begin" w:fldLock="1"/>
      </w:r>
      <w:r w:rsidR="005D7AC8">
        <w:rPr>
          <w:rFonts w:ascii="Arial" w:hAnsi="Arial" w:cs="Arial"/>
        </w:rPr>
        <w:instrText>ADDIN CSL_CITATION {"citationItems":[{"id":"ITEM-1","itemData":{"DOI":"10.1038/nrmicro3238","ISSN":"17401534","abstract":"Beyond fuelling cellular activities with building blocks and energy, metabolism also integrates environmental conditions into intracellular signals. The underlying regulatory network is complex and multifaceted: it ranges from slow interactions, such as changing gene expression, to rapid ones, such as the modulation of protein activity via post-translational modification or the allosteric binding of small molecules. In this Review, we outline the coordination of common metabolic tasks, including nutrient uptake, central metabolism, the generation of energy, the supply of amino acids and protein synthesis. Increasingly, a set of key metabolites is recognized to control individual regulatory circuits, which carry out specific functions of information input and regulatory output. Such a modular view of microbial metabolism facilitates an intuitive understanding of the molecular mechanisms that underlie cellular decision making.","author":[{"dropping-particle":"","family":"Chubukov","given":"Victor","non-dropping-particle":"","parse-names":false,"suffix":""},{"dropping-particle":"","family":"Gerosa","given":"Luca","non-dropping-particle":"","parse-names":false,"suffix":""},{"dropping-particle":"","family":"Kochanowski","given":"Karl","non-dropping-particle":"","parse-names":false,"suffix":""},{"dropping-particle":"","family":"Sauer","given":"Uwe","non-dropping-particle":"","parse-names":false,"suffix":""}],"container-title":"Nature Reviews Microbiology","id":"ITEM-1","issued":{"date-parts":[["2014"]]},"title":"Coordination of microbial metabolism","type":"article"},"uris":["http://www.mendeley.com/documents/?uuid=2a6c5823-b37f-4db0-8de5-2a6db1c16dc7"]},{"id":"ITEM-2","itemData":{"DOI":"10.1016/j.mib.2010.02.005","ISBN":"1879-0364 (Electronic)\r1369-5274 (Linking)","PMID":"20219420","abstract":"One current challenge in metabolic systems biology is to map out the regulation networks that control metabolism. From progress in this area, we conclude that non-transcriptional mechanisms (e.g. metabolite-protein interactions and protein phosphorylation) are highly relevant in actually controlling metabolic function. Furthermore, recent results highlight more functions of enzymes and metabolites than currently appreciated in genome-scale metabolic reconstructions, thereby adding another level of complexity. Combining experimental analyses and modeling efforts we are also beginning to understand how metabolic behavior emerges. Particularly, we recognize that metabolism is not simply a dull workhorse process but rather takes very active control of itself and other cellular processes, rendering true system-level understanding of metabolism possibly more difficult than for other cellular systems.","author":[{"dropping-particle":"","family":"Heinemann","given":"M","non-dropping-particle":"","parse-names":false,"suffix":""},{"dropping-particle":"","family":"Sauer","given":"U","non-dropping-particle":"","parse-names":false,"suffix":""}],"container-title":"Curr Opin Microbiol","edition":"2010/03/12","id":"ITEM-2","issue":"3","issued":{"date-parts":[["2010"]]},"language":"eng","note":"Heinemann, Matthias\nSauer, Uwe\nEngland\nCurr Opin Microbiol. 2010 Jun;13(3):337-43. Epub 2010 Mar 10.","page":"337-343","title":"Systems biology of microbial metabolism","type":"article-journal","volume":"13"},"uris":["http://www.mendeley.com/documents/?uuid=24496957-ec6b-4567-a53e-c4345284baa9"]},{"id":"ITEM-3","itemData":{"DOI":"10.1038/s41580-018-0081-3","ISSN":"14710080","PMID":"30467427","abstract":"Nε-lysine acetylation was discovered more than half a century ago as a post-translational modification of histones and has been extensively studied in the context of transcription regulation. In the past decade, proteomic analyses have revealed that non-histone proteins are frequently acetylated and constitute a major portion of the acetylome in mammalian cells. Indeed, non-histone protein acetylation is involved in key cellular processes relevant to physiology and disease, such as gene transcription, DNA damage repair, cell division, signal transduction, protein folding, autophagy and metabolism. Acetylation affects protein functions through diverse mechanisms, including by regulating protein stability, enzymatic activity, subcellular localization and crosstalk with other post-translational modifications and by controlling protein–protein and protein–DNA interactions. In this Review, we discuss recent progress in our understanding of the scope, functional diversity and mechanisms of non-histone protein acetylation.","author":[{"dropping-particle":"","family":"Narita","given":"Takeo","non-dropping-particle":"","parse-names":false,"suffix":""},{"dropping-particle":"","family":"Weinert","given":"Brian T.","non-dropping-particle":"","parse-names":false,"suffix":""},{"dropping-particle":"","family":"Choudhary","given":"Chunaram","non-dropping-particle":"","parse-names":false,"suffix":""}],"container-title":"Nature Reviews Molecular Cell Biology","id":"ITEM-3","issued":{"date-parts":[["2019"]]},"title":"Functions and mechanisms of non-histone protein acetylation","type":"article"},"uris":["http://www.mendeley.com/documents/?uuid=f0705fc2-216c-4a1f-805c-66a50eec2967"]}],"mendeley":{"formattedCitation":"[3,4,26]","plainTextFormattedCitation":"[3,4,26]","previouslyFormattedCitation":"[3,4,26]"},"properties":{"noteIndex":0},"schema":"https://github.com/citation-style-language/schema/raw/master/csl-citation.json"}</w:instrText>
      </w:r>
      <w:r w:rsidR="005D7AC8" w:rsidRPr="000C44E0">
        <w:rPr>
          <w:rFonts w:ascii="Arial" w:hAnsi="Arial" w:cs="Arial"/>
        </w:rPr>
        <w:fldChar w:fldCharType="separate"/>
      </w:r>
      <w:r w:rsidR="005D7AC8" w:rsidRPr="003007AB">
        <w:rPr>
          <w:rFonts w:ascii="Arial" w:hAnsi="Arial" w:cs="Arial"/>
          <w:noProof/>
        </w:rPr>
        <w:t>[3,4,26]</w:t>
      </w:r>
      <w:r w:rsidR="005D7AC8" w:rsidRPr="000C44E0">
        <w:rPr>
          <w:rFonts w:ascii="Arial" w:hAnsi="Arial" w:cs="Arial"/>
        </w:rPr>
        <w:fldChar w:fldCharType="end"/>
      </w:r>
      <w:r w:rsidR="005D7AC8">
        <w:rPr>
          <w:rFonts w:ascii="Arial" w:hAnsi="Arial" w:cs="Arial"/>
        </w:rPr>
        <w:t xml:space="preserve">. Overall, </w:t>
      </w:r>
      <w:r w:rsidR="005D7AC8" w:rsidRPr="00922BD1">
        <w:rPr>
          <w:rFonts w:ascii="Arial" w:hAnsi="Arial" w:cs="Arial"/>
        </w:rPr>
        <w:t xml:space="preserve">CAROM provides a top-down, context-specific, enzyme property-based picture of metabolic regulation. </w:t>
      </w:r>
    </w:p>
    <w:p w14:paraId="59CFAEA6" w14:textId="1C82D4BE" w:rsidR="00F03C5E" w:rsidRDefault="00EE2648" w:rsidP="001B3F39">
      <w:pPr>
        <w:rPr>
          <w:rFonts w:ascii="Arial" w:hAnsi="Arial" w:cs="Arial"/>
        </w:rPr>
      </w:pPr>
      <w:r>
        <w:rPr>
          <w:rFonts w:ascii="Arial" w:hAnsi="Arial" w:cs="Arial"/>
        </w:rPr>
        <w:t xml:space="preserve">The manuscript is organized as follows: </w:t>
      </w:r>
      <w:r w:rsidR="00956440">
        <w:rPr>
          <w:rFonts w:ascii="Arial" w:hAnsi="Arial" w:cs="Arial"/>
        </w:rPr>
        <w:t>w</w:t>
      </w:r>
      <w:r>
        <w:rPr>
          <w:rFonts w:ascii="Arial" w:hAnsi="Arial" w:cs="Arial"/>
        </w:rPr>
        <w:t xml:space="preserve">e first analyze </w:t>
      </w:r>
      <w:r w:rsidR="00364446">
        <w:rPr>
          <w:rFonts w:ascii="Arial" w:hAnsi="Arial" w:cs="Arial"/>
        </w:rPr>
        <w:t xml:space="preserve">various multi-omics datasets in </w:t>
      </w:r>
      <w:r w:rsidR="00EF09FA" w:rsidRPr="00EF09FA">
        <w:rPr>
          <w:rFonts w:ascii="Arial" w:hAnsi="Arial" w:cs="Arial"/>
          <w:i/>
          <w:iCs/>
        </w:rPr>
        <w:t>E. coli</w:t>
      </w:r>
      <w:r w:rsidR="00364446">
        <w:rPr>
          <w:rFonts w:ascii="Arial" w:hAnsi="Arial" w:cs="Arial"/>
        </w:rPr>
        <w:t xml:space="preserve">, yeast and </w:t>
      </w:r>
      <w:r w:rsidR="00000E55">
        <w:rPr>
          <w:rFonts w:ascii="Arial" w:hAnsi="Arial" w:cs="Arial"/>
        </w:rPr>
        <w:t>mammalian</w:t>
      </w:r>
      <w:r w:rsidR="00364446">
        <w:rPr>
          <w:rFonts w:ascii="Arial" w:hAnsi="Arial" w:cs="Arial"/>
        </w:rPr>
        <w:t xml:space="preserve"> cells </w:t>
      </w:r>
      <w:r>
        <w:rPr>
          <w:rFonts w:ascii="Arial" w:hAnsi="Arial" w:cs="Arial"/>
        </w:rPr>
        <w:t xml:space="preserve">and </w:t>
      </w:r>
      <w:r w:rsidR="00364446">
        <w:rPr>
          <w:rFonts w:ascii="Arial" w:hAnsi="Arial" w:cs="Arial"/>
        </w:rPr>
        <w:t>reveal properties that are either enzyme</w:t>
      </w:r>
      <w:r w:rsidR="00F20932">
        <w:rPr>
          <w:rFonts w:ascii="Arial" w:hAnsi="Arial" w:cs="Arial"/>
        </w:rPr>
        <w:t>-</w:t>
      </w:r>
      <w:r w:rsidR="00364446">
        <w:rPr>
          <w:rFonts w:ascii="Arial" w:hAnsi="Arial" w:cs="Arial"/>
        </w:rPr>
        <w:t>specific (molecular weight) or context-specific (flux) that correlate with regulation by each PTM. Th</w:t>
      </w:r>
      <w:r w:rsidR="004C2140">
        <w:rPr>
          <w:rFonts w:ascii="Arial" w:hAnsi="Arial" w:cs="Arial"/>
        </w:rPr>
        <w:t>ese common observations</w:t>
      </w:r>
      <w:r w:rsidR="00364446">
        <w:rPr>
          <w:rFonts w:ascii="Arial" w:hAnsi="Arial" w:cs="Arial"/>
        </w:rPr>
        <w:t xml:space="preserve"> </w:t>
      </w:r>
      <w:r w:rsidR="004C2140">
        <w:rPr>
          <w:rFonts w:ascii="Arial" w:hAnsi="Arial" w:cs="Arial"/>
        </w:rPr>
        <w:t xml:space="preserve">across various organisms </w:t>
      </w:r>
      <w:r w:rsidR="00364446">
        <w:rPr>
          <w:rFonts w:ascii="Arial" w:hAnsi="Arial" w:cs="Arial"/>
        </w:rPr>
        <w:t xml:space="preserve">allowed us to </w:t>
      </w:r>
      <w:r w:rsidR="004C2140">
        <w:rPr>
          <w:rFonts w:ascii="Arial" w:hAnsi="Arial" w:cs="Arial"/>
        </w:rPr>
        <w:t xml:space="preserve">build a single multi-organism machine-learning model that both </w:t>
      </w:r>
      <w:r w:rsidR="00364446">
        <w:rPr>
          <w:rFonts w:ascii="Arial" w:hAnsi="Arial" w:cs="Arial"/>
        </w:rPr>
        <w:t>explain</w:t>
      </w:r>
      <w:r w:rsidR="004C2140">
        <w:rPr>
          <w:rFonts w:ascii="Arial" w:hAnsi="Arial" w:cs="Arial"/>
        </w:rPr>
        <w:t>s</w:t>
      </w:r>
      <w:r w:rsidR="00364446">
        <w:rPr>
          <w:rFonts w:ascii="Arial" w:hAnsi="Arial" w:cs="Arial"/>
        </w:rPr>
        <w:t xml:space="preserve"> </w:t>
      </w:r>
      <w:r w:rsidR="004C2140">
        <w:rPr>
          <w:rFonts w:ascii="Arial" w:hAnsi="Arial" w:cs="Arial"/>
        </w:rPr>
        <w:t xml:space="preserve">and predicts </w:t>
      </w:r>
      <w:r w:rsidR="00364446">
        <w:rPr>
          <w:rFonts w:ascii="Arial" w:hAnsi="Arial" w:cs="Arial"/>
        </w:rPr>
        <w:t xml:space="preserve">regulation in each condition using these features. The feature importance from CAROM </w:t>
      </w:r>
      <w:r w:rsidR="007729AA">
        <w:rPr>
          <w:rFonts w:ascii="Arial" w:hAnsi="Arial" w:cs="Arial"/>
        </w:rPr>
        <w:t>is</w:t>
      </w:r>
      <w:r w:rsidR="00364446">
        <w:rPr>
          <w:rFonts w:ascii="Arial" w:hAnsi="Arial" w:cs="Arial"/>
        </w:rPr>
        <w:t xml:space="preserve"> highly consistent across numerous studies in all organisms studied here. These results suggest that this approach is applicable to a wide range of model systems. </w:t>
      </w:r>
      <w:r w:rsidR="004F7A07">
        <w:rPr>
          <w:rFonts w:ascii="Arial" w:hAnsi="Arial" w:cs="Arial"/>
        </w:rPr>
        <w:t>CAROM can shed light on how metabolic changes impact PTMs.</w:t>
      </w:r>
    </w:p>
    <w:p w14:paraId="03D39896" w14:textId="0A164196" w:rsidR="00147626" w:rsidRPr="00144B15" w:rsidRDefault="00147626" w:rsidP="00145494">
      <w:pPr>
        <w:rPr>
          <w:rFonts w:ascii="Arial" w:hAnsi="Arial" w:cs="Arial"/>
          <w:b/>
          <w:bCs/>
          <w:sz w:val="24"/>
          <w:szCs w:val="24"/>
        </w:rPr>
      </w:pPr>
      <w:r w:rsidRPr="00144B15">
        <w:rPr>
          <w:rFonts w:ascii="Arial" w:hAnsi="Arial" w:cs="Arial"/>
          <w:b/>
          <w:bCs/>
          <w:sz w:val="24"/>
          <w:szCs w:val="24"/>
        </w:rPr>
        <w:t xml:space="preserve">Results </w:t>
      </w:r>
    </w:p>
    <w:p w14:paraId="51F943DE" w14:textId="77777777" w:rsidR="00367C19" w:rsidRPr="0060254B" w:rsidRDefault="00367C19" w:rsidP="00367C19">
      <w:pPr>
        <w:spacing w:after="0"/>
        <w:rPr>
          <w:rFonts w:ascii="Arial" w:hAnsi="Arial" w:cs="Arial"/>
          <w:b/>
          <w:bCs/>
        </w:rPr>
      </w:pPr>
      <w:r>
        <w:rPr>
          <w:rFonts w:ascii="Arial" w:hAnsi="Arial" w:cs="Arial"/>
          <w:b/>
          <w:bCs/>
        </w:rPr>
        <w:t xml:space="preserve">Comparing regulation using </w:t>
      </w:r>
      <w:r w:rsidRPr="0060254B">
        <w:rPr>
          <w:rFonts w:ascii="Arial" w:hAnsi="Arial" w:cs="Arial"/>
          <w:b/>
          <w:bCs/>
        </w:rPr>
        <w:t>CAROM</w:t>
      </w:r>
    </w:p>
    <w:p w14:paraId="62AD7257" w14:textId="77777777" w:rsidR="00367C19" w:rsidRDefault="00367C19" w:rsidP="00367C19">
      <w:pPr>
        <w:spacing w:after="0"/>
        <w:rPr>
          <w:rFonts w:ascii="Arial" w:hAnsi="Arial" w:cs="Arial"/>
          <w:highlight w:val="lightGray"/>
        </w:rPr>
      </w:pPr>
    </w:p>
    <w:p w14:paraId="33085384" w14:textId="6826AF4D" w:rsidR="00367C19" w:rsidRPr="006E02E2" w:rsidRDefault="00AB5873" w:rsidP="00367C19">
      <w:pPr>
        <w:spacing w:after="0"/>
        <w:rPr>
          <w:rFonts w:ascii="Arial" w:hAnsi="Arial" w:cs="Arial"/>
        </w:rPr>
      </w:pPr>
      <w:r w:rsidRPr="006E02E2">
        <w:rPr>
          <w:rFonts w:ascii="Arial" w:hAnsi="Arial" w:cs="Arial"/>
        </w:rPr>
        <w:t xml:space="preserve">The CAROM approach takes as input a list of </w:t>
      </w:r>
      <w:r w:rsidR="00A04326">
        <w:rPr>
          <w:rFonts w:ascii="Arial" w:hAnsi="Arial" w:cs="Arial"/>
        </w:rPr>
        <w:t>proteins</w:t>
      </w:r>
      <w:r w:rsidRPr="006E02E2">
        <w:rPr>
          <w:rFonts w:ascii="Arial" w:hAnsi="Arial" w:cs="Arial"/>
        </w:rPr>
        <w:t xml:space="preserve"> that are the targets of one or more </w:t>
      </w:r>
      <w:r w:rsidR="00A04326">
        <w:rPr>
          <w:rFonts w:ascii="Arial" w:hAnsi="Arial" w:cs="Arial"/>
        </w:rPr>
        <w:t>PTMs</w:t>
      </w:r>
      <w:r w:rsidRPr="006E02E2">
        <w:rPr>
          <w:rFonts w:ascii="Arial" w:hAnsi="Arial" w:cs="Arial"/>
        </w:rPr>
        <w:t xml:space="preserve">. </w:t>
      </w:r>
      <w:r w:rsidR="00367C19" w:rsidRPr="00165737">
        <w:rPr>
          <w:rFonts w:ascii="Arial" w:hAnsi="Arial" w:cs="Arial"/>
        </w:rPr>
        <w:t>CAROM</w:t>
      </w:r>
      <w:r w:rsidR="00367C19">
        <w:rPr>
          <w:rFonts w:ascii="Arial" w:hAnsi="Arial" w:cs="Arial"/>
        </w:rPr>
        <w:t xml:space="preserve"> analyzes the properties of the targets </w:t>
      </w:r>
      <w:r w:rsidR="002E10FA">
        <w:rPr>
          <w:rFonts w:ascii="Arial" w:hAnsi="Arial" w:cs="Arial"/>
        </w:rPr>
        <w:t xml:space="preserve">of PTMs </w:t>
      </w:r>
      <w:r w:rsidR="00367C19" w:rsidRPr="00AB0474">
        <w:rPr>
          <w:rFonts w:ascii="Arial" w:hAnsi="Arial" w:cs="Arial"/>
        </w:rPr>
        <w:t>in the context of a genome</w:t>
      </w:r>
      <w:r w:rsidR="00367C19">
        <w:rPr>
          <w:rFonts w:ascii="Arial" w:hAnsi="Arial" w:cs="Arial"/>
        </w:rPr>
        <w:t>-</w:t>
      </w:r>
      <w:r w:rsidR="00367C19" w:rsidRPr="00AB0474">
        <w:rPr>
          <w:rFonts w:ascii="Arial" w:hAnsi="Arial" w:cs="Arial"/>
        </w:rPr>
        <w:t>scale</w:t>
      </w:r>
      <w:r w:rsidR="00367C19">
        <w:rPr>
          <w:rFonts w:ascii="Arial" w:hAnsi="Arial" w:cs="Arial"/>
        </w:rPr>
        <w:t xml:space="preserve"> metabolic</w:t>
      </w:r>
      <w:r w:rsidR="00367C19" w:rsidRPr="00AB0474">
        <w:rPr>
          <w:rFonts w:ascii="Arial" w:hAnsi="Arial" w:cs="Arial"/>
        </w:rPr>
        <w:t xml:space="preserve"> network model.</w:t>
      </w:r>
      <w:r w:rsidR="00367C19">
        <w:rPr>
          <w:rFonts w:ascii="Arial" w:hAnsi="Arial" w:cs="Arial"/>
        </w:rPr>
        <w:t xml:space="preserve"> </w:t>
      </w:r>
      <w:r w:rsidR="00367C19" w:rsidRPr="00DB3059">
        <w:rPr>
          <w:rFonts w:ascii="Arial" w:hAnsi="Arial" w:cs="Arial"/>
        </w:rPr>
        <w:t xml:space="preserve">We hypothesize that target preferences </w:t>
      </w:r>
      <w:r w:rsidR="00C1146E">
        <w:rPr>
          <w:rFonts w:ascii="Arial" w:hAnsi="Arial" w:cs="Arial"/>
        </w:rPr>
        <w:t xml:space="preserve">of </w:t>
      </w:r>
      <w:r w:rsidR="00367C19" w:rsidRPr="00DB3059">
        <w:rPr>
          <w:rFonts w:ascii="Arial" w:hAnsi="Arial" w:cs="Arial"/>
        </w:rPr>
        <w:t>regulators can be inferred from the network topology and fluxes.</w:t>
      </w:r>
      <w:r w:rsidR="00367C19" w:rsidRPr="00AB0474">
        <w:rPr>
          <w:rFonts w:ascii="Arial" w:hAnsi="Arial" w:cs="Arial"/>
        </w:rPr>
        <w:t xml:space="preserve"> </w:t>
      </w:r>
      <w:r w:rsidR="00A04326" w:rsidRPr="00165737">
        <w:rPr>
          <w:rFonts w:ascii="Arial" w:hAnsi="Arial" w:cs="Arial"/>
        </w:rPr>
        <w:t>CAROM</w:t>
      </w:r>
      <w:r w:rsidR="00A04326">
        <w:rPr>
          <w:rFonts w:ascii="Arial" w:hAnsi="Arial" w:cs="Arial"/>
        </w:rPr>
        <w:t xml:space="preserve"> </w:t>
      </w:r>
      <w:r w:rsidR="00367C19" w:rsidRPr="006E02E2">
        <w:rPr>
          <w:rFonts w:ascii="Arial" w:hAnsi="Arial" w:cs="Arial"/>
        </w:rPr>
        <w:t xml:space="preserve">compares the properties of the targets </w:t>
      </w:r>
      <w:r w:rsidR="00367C19">
        <w:rPr>
          <w:rFonts w:ascii="Arial" w:hAnsi="Arial" w:cs="Arial"/>
        </w:rPr>
        <w:t xml:space="preserve">statistically </w:t>
      </w:r>
      <w:r w:rsidR="00367C19" w:rsidRPr="006E02E2">
        <w:rPr>
          <w:rFonts w:ascii="Arial" w:hAnsi="Arial" w:cs="Arial"/>
        </w:rPr>
        <w:t xml:space="preserve">using </w:t>
      </w:r>
      <w:r w:rsidR="00367C19">
        <w:rPr>
          <w:rFonts w:ascii="Arial" w:hAnsi="Arial" w:cs="Arial"/>
        </w:rPr>
        <w:t>Analysis of Variance (</w:t>
      </w:r>
      <w:r w:rsidR="00367C19" w:rsidRPr="006E02E2">
        <w:rPr>
          <w:rFonts w:ascii="Arial" w:hAnsi="Arial" w:cs="Arial"/>
        </w:rPr>
        <w:t>ANOVA</w:t>
      </w:r>
      <w:r w:rsidR="00367C19">
        <w:rPr>
          <w:rFonts w:ascii="Arial" w:hAnsi="Arial" w:cs="Arial"/>
        </w:rPr>
        <w:t>)</w:t>
      </w:r>
      <w:r w:rsidR="00367C19" w:rsidRPr="006E02E2">
        <w:rPr>
          <w:rFonts w:ascii="Arial" w:hAnsi="Arial" w:cs="Arial"/>
        </w:rPr>
        <w:t xml:space="preserve">. </w:t>
      </w:r>
      <w:r w:rsidR="00367C19">
        <w:rPr>
          <w:rFonts w:ascii="Arial" w:hAnsi="Arial" w:cs="Arial"/>
        </w:rPr>
        <w:t xml:space="preserve">It </w:t>
      </w:r>
      <w:r w:rsidR="009D661D">
        <w:rPr>
          <w:rFonts w:ascii="Arial" w:hAnsi="Arial" w:cs="Arial"/>
        </w:rPr>
        <w:t>also</w:t>
      </w:r>
      <w:r w:rsidR="00367C19">
        <w:rPr>
          <w:rFonts w:ascii="Arial" w:hAnsi="Arial" w:cs="Arial"/>
        </w:rPr>
        <w:t xml:space="preserve"> builds a machine learning model capable of predicting regulation using boosted decision trees. </w:t>
      </w:r>
      <w:r w:rsidR="00367C19" w:rsidRPr="006E02E2">
        <w:rPr>
          <w:rFonts w:ascii="Arial" w:hAnsi="Arial" w:cs="Arial"/>
        </w:rPr>
        <w:t>Overall, CAROM compares the following</w:t>
      </w:r>
      <w:r w:rsidR="00367C19">
        <w:rPr>
          <w:rFonts w:ascii="Arial" w:hAnsi="Arial" w:cs="Arial"/>
        </w:rPr>
        <w:t xml:space="preserve"> 1</w:t>
      </w:r>
      <w:r w:rsidR="001F5D9C">
        <w:rPr>
          <w:rFonts w:ascii="Arial" w:hAnsi="Arial" w:cs="Arial"/>
        </w:rPr>
        <w:t>3</w:t>
      </w:r>
      <w:r w:rsidR="00367C19" w:rsidRPr="006E02E2">
        <w:rPr>
          <w:rFonts w:ascii="Arial" w:hAnsi="Arial" w:cs="Arial"/>
        </w:rPr>
        <w:t xml:space="preserve"> properties</w:t>
      </w:r>
      <w:r w:rsidR="00581BB8">
        <w:rPr>
          <w:rFonts w:ascii="Arial" w:hAnsi="Arial" w:cs="Arial"/>
        </w:rPr>
        <w:t>:</w:t>
      </w:r>
      <w:r w:rsidR="00367C19">
        <w:rPr>
          <w:rFonts w:ascii="Arial" w:hAnsi="Arial" w:cs="Arial"/>
        </w:rPr>
        <w:t xml:space="preserve"> </w:t>
      </w:r>
    </w:p>
    <w:p w14:paraId="6178B59C" w14:textId="77777777" w:rsidR="00367C19" w:rsidRPr="006E02E2" w:rsidRDefault="00367C19" w:rsidP="00367C19">
      <w:pPr>
        <w:numPr>
          <w:ilvl w:val="0"/>
          <w:numId w:val="2"/>
        </w:numPr>
        <w:spacing w:after="0"/>
        <w:rPr>
          <w:rFonts w:ascii="Arial" w:hAnsi="Arial" w:cs="Arial"/>
        </w:rPr>
      </w:pPr>
      <w:r w:rsidRPr="006E02E2">
        <w:rPr>
          <w:rFonts w:ascii="Arial" w:hAnsi="Arial" w:cs="Arial"/>
        </w:rPr>
        <w:t xml:space="preserve">Impact of gene knockout on biomass production, ATP synthesis, and viability across different conditions </w:t>
      </w:r>
    </w:p>
    <w:p w14:paraId="6EDC0686" w14:textId="77777777" w:rsidR="00367C19" w:rsidRPr="006E02E2" w:rsidRDefault="00367C19" w:rsidP="00367C19">
      <w:pPr>
        <w:numPr>
          <w:ilvl w:val="0"/>
          <w:numId w:val="2"/>
        </w:numPr>
        <w:spacing w:after="0"/>
        <w:rPr>
          <w:rFonts w:ascii="Arial" w:hAnsi="Arial" w:cs="Arial"/>
        </w:rPr>
      </w:pPr>
      <w:r w:rsidRPr="006E02E2">
        <w:rPr>
          <w:rFonts w:ascii="Arial" w:hAnsi="Arial" w:cs="Arial"/>
        </w:rPr>
        <w:t xml:space="preserve">Flux through the network measured through Flux Variability </w:t>
      </w:r>
      <w:r>
        <w:rPr>
          <w:rFonts w:ascii="Arial" w:hAnsi="Arial" w:cs="Arial"/>
        </w:rPr>
        <w:t>A</w:t>
      </w:r>
      <w:r w:rsidRPr="006E02E2">
        <w:rPr>
          <w:rFonts w:ascii="Arial" w:hAnsi="Arial" w:cs="Arial"/>
        </w:rPr>
        <w:t>nalysis</w:t>
      </w:r>
      <w:r>
        <w:rPr>
          <w:rFonts w:ascii="Arial" w:hAnsi="Arial" w:cs="Arial"/>
        </w:rPr>
        <w:t xml:space="preserve">, </w:t>
      </w:r>
      <w:r w:rsidRPr="006E02E2">
        <w:rPr>
          <w:rFonts w:ascii="Arial" w:hAnsi="Arial" w:cs="Arial"/>
        </w:rPr>
        <w:t>P</w:t>
      </w:r>
      <w:r>
        <w:rPr>
          <w:rFonts w:ascii="Arial" w:hAnsi="Arial" w:cs="Arial"/>
        </w:rPr>
        <w:t xml:space="preserve">arsimonious </w:t>
      </w:r>
      <w:r w:rsidRPr="006E02E2">
        <w:rPr>
          <w:rFonts w:ascii="Arial" w:hAnsi="Arial" w:cs="Arial"/>
        </w:rPr>
        <w:t xml:space="preserve">FBA, </w:t>
      </w:r>
      <w:r>
        <w:rPr>
          <w:rFonts w:ascii="Arial" w:hAnsi="Arial" w:cs="Arial"/>
        </w:rPr>
        <w:t xml:space="preserve">and </w:t>
      </w:r>
      <w:r w:rsidRPr="006E02E2">
        <w:rPr>
          <w:rFonts w:ascii="Arial" w:hAnsi="Arial" w:cs="Arial"/>
        </w:rPr>
        <w:t xml:space="preserve">reaction reversibility </w:t>
      </w:r>
    </w:p>
    <w:p w14:paraId="09F32F41" w14:textId="77777777" w:rsidR="00367C19" w:rsidRPr="006E02E2" w:rsidRDefault="00367C19" w:rsidP="00367C19">
      <w:pPr>
        <w:numPr>
          <w:ilvl w:val="0"/>
          <w:numId w:val="2"/>
        </w:numPr>
        <w:spacing w:after="0"/>
        <w:rPr>
          <w:rFonts w:ascii="Arial" w:hAnsi="Arial" w:cs="Arial"/>
        </w:rPr>
      </w:pPr>
      <w:r w:rsidRPr="006E02E2">
        <w:rPr>
          <w:rFonts w:ascii="Arial" w:hAnsi="Arial" w:cs="Arial"/>
        </w:rPr>
        <w:t xml:space="preserve">Enzyme molecular weight and catalytic activity </w:t>
      </w:r>
    </w:p>
    <w:p w14:paraId="51688BBB" w14:textId="4BD63576" w:rsidR="00367C19" w:rsidRDefault="00367C19" w:rsidP="00367C19">
      <w:pPr>
        <w:numPr>
          <w:ilvl w:val="0"/>
          <w:numId w:val="2"/>
        </w:numPr>
        <w:spacing w:after="0"/>
        <w:rPr>
          <w:rFonts w:ascii="Arial" w:hAnsi="Arial" w:cs="Arial"/>
        </w:rPr>
      </w:pPr>
      <w:r>
        <w:rPr>
          <w:rFonts w:ascii="Arial" w:hAnsi="Arial" w:cs="Arial"/>
        </w:rPr>
        <w:t>Topological properties, including t</w:t>
      </w:r>
      <w:r w:rsidRPr="006E02E2">
        <w:rPr>
          <w:rFonts w:ascii="Arial" w:hAnsi="Arial" w:cs="Arial"/>
        </w:rPr>
        <w:t xml:space="preserve">he total pathways each reaction is involved in, its </w:t>
      </w:r>
      <w:r>
        <w:rPr>
          <w:rFonts w:ascii="Arial" w:hAnsi="Arial" w:cs="Arial"/>
        </w:rPr>
        <w:t>d</w:t>
      </w:r>
      <w:r w:rsidRPr="006E02E2">
        <w:rPr>
          <w:rFonts w:ascii="Arial" w:hAnsi="Arial" w:cs="Arial"/>
        </w:rPr>
        <w:t>egree,</w:t>
      </w:r>
      <w:r>
        <w:rPr>
          <w:rFonts w:ascii="Arial" w:hAnsi="Arial" w:cs="Arial"/>
        </w:rPr>
        <w:t xml:space="preserve"> </w:t>
      </w:r>
      <w:r w:rsidR="001F5D9C">
        <w:rPr>
          <w:rFonts w:ascii="Arial" w:hAnsi="Arial" w:cs="Arial"/>
        </w:rPr>
        <w:t xml:space="preserve">betweenness, </w:t>
      </w:r>
      <w:r>
        <w:rPr>
          <w:rFonts w:ascii="Arial" w:hAnsi="Arial" w:cs="Arial"/>
        </w:rPr>
        <w:t>c</w:t>
      </w:r>
      <w:r w:rsidRPr="006E02E2">
        <w:rPr>
          <w:rFonts w:ascii="Arial" w:hAnsi="Arial" w:cs="Arial"/>
        </w:rPr>
        <w:t>loseness</w:t>
      </w:r>
      <w:r>
        <w:rPr>
          <w:rFonts w:ascii="Arial" w:hAnsi="Arial" w:cs="Arial"/>
        </w:rPr>
        <w:t>,</w:t>
      </w:r>
      <w:r w:rsidRPr="006E02E2">
        <w:rPr>
          <w:rFonts w:ascii="Arial" w:hAnsi="Arial" w:cs="Arial"/>
        </w:rPr>
        <w:t xml:space="preserve"> and PageRank</w:t>
      </w:r>
    </w:p>
    <w:p w14:paraId="32C56AD6" w14:textId="77777777" w:rsidR="00367C19" w:rsidRPr="006E02E2" w:rsidRDefault="00367C19" w:rsidP="00367C19">
      <w:pPr>
        <w:spacing w:after="0"/>
        <w:ind w:left="720"/>
        <w:rPr>
          <w:rFonts w:ascii="Arial" w:hAnsi="Arial" w:cs="Arial"/>
        </w:rPr>
      </w:pPr>
    </w:p>
    <w:p w14:paraId="5AA06EC7" w14:textId="19DDA8B4" w:rsidR="00367C19" w:rsidRDefault="00581BB8" w:rsidP="00367C19">
      <w:pPr>
        <w:rPr>
          <w:rStyle w:val="Hyperlink"/>
          <w:rFonts w:ascii="Arial" w:eastAsia="Calibri" w:hAnsi="Arial" w:cs="Arial"/>
        </w:rPr>
      </w:pPr>
      <w:r>
        <w:rPr>
          <w:rFonts w:ascii="Arial" w:eastAsia="Arial" w:hAnsi="Arial" w:cs="Arial"/>
          <w:lang w:val="en"/>
        </w:rPr>
        <w:t xml:space="preserve">These properties were chosen based </w:t>
      </w:r>
      <w:r w:rsidR="00016554">
        <w:rPr>
          <w:rFonts w:ascii="Arial" w:eastAsia="Arial" w:hAnsi="Arial" w:cs="Arial"/>
          <w:lang w:val="en"/>
        </w:rPr>
        <w:t xml:space="preserve">on </w:t>
      </w:r>
      <w:r w:rsidR="001F5D9C">
        <w:rPr>
          <w:rFonts w:ascii="Arial" w:eastAsia="Arial" w:hAnsi="Arial" w:cs="Arial"/>
          <w:lang w:val="en"/>
        </w:rPr>
        <w:t xml:space="preserve">ease of calculation using </w:t>
      </w:r>
      <w:r w:rsidR="001F5D9C">
        <w:rPr>
          <w:rFonts w:ascii="Arial" w:hAnsi="Arial" w:cs="Arial"/>
        </w:rPr>
        <w:t xml:space="preserve">Flux Balance Analysis (FBA) </w:t>
      </w:r>
      <w:r w:rsidR="00016554">
        <w:rPr>
          <w:rFonts w:ascii="Arial" w:eastAsia="Arial" w:hAnsi="Arial" w:cs="Arial"/>
          <w:lang w:val="en"/>
        </w:rPr>
        <w:t>and based on</w:t>
      </w:r>
      <w:r>
        <w:rPr>
          <w:rFonts w:ascii="Arial" w:eastAsia="Arial" w:hAnsi="Arial" w:cs="Arial"/>
          <w:lang w:val="en"/>
        </w:rPr>
        <w:t xml:space="preserve"> prior literature </w:t>
      </w:r>
      <w:r w:rsidR="001F5D9C">
        <w:rPr>
          <w:rFonts w:ascii="Arial" w:eastAsia="Arial" w:hAnsi="Arial" w:cs="Arial"/>
          <w:lang w:val="en"/>
        </w:rPr>
        <w:t>that have shown that hubs in the network, high flux reactions</w:t>
      </w:r>
      <w:r w:rsidR="009860DC">
        <w:rPr>
          <w:rFonts w:ascii="Arial" w:eastAsia="Arial" w:hAnsi="Arial" w:cs="Arial"/>
          <w:lang w:val="en"/>
        </w:rPr>
        <w:t>,</w:t>
      </w:r>
      <w:r w:rsidR="001F5D9C">
        <w:rPr>
          <w:rFonts w:ascii="Arial" w:eastAsia="Arial" w:hAnsi="Arial" w:cs="Arial"/>
          <w:lang w:val="en"/>
        </w:rPr>
        <w:t xml:space="preserve"> and essential genes are frequent targets of transcriptional regulation </w:t>
      </w:r>
      <w:r>
        <w:rPr>
          <w:rFonts w:ascii="Arial" w:hAnsi="Arial" w:cs="Arial"/>
        </w:rPr>
        <w:fldChar w:fldCharType="begin" w:fldLock="1"/>
      </w:r>
      <w:r w:rsidR="00C0497F">
        <w:rPr>
          <w:rFonts w:ascii="Arial" w:hAnsi="Arial" w:cs="Arial"/>
        </w:rPr>
        <w:instrText>ADDIN CSL_CITATION {"citationItems":[{"id":"ITEM-1","itemData":{"DOI":"10.1038/nbt.1614","ISSN":"1087-0156","author":[{"dropping-particle":"","family":"Orth","given":"Jeffrey D","non-dropping-particle":"","parse-names":false,"suffix":""},{"dropping-particle":"","family":"Thiele","given":"Ines","non-dropping-particle":"","parse-names":false,"suffix":""},{"dropping-particle":"","family":"Palsson","given":"Bernhard Ø","non-dropping-particle":"","parse-names":false,"suffix":""}],"container-title":"Nature Biotechnology","id":"ITEM-1","issue":"3","issued":{"date-parts":[["2010","3"]]},"page":"245-248","publisher":"Nature Research","title":"What is flux balance analysis?","type":"article-journal","volume":"28"},"uris":["http://www.mendeley.com/documents/?uuid=02091a1a-fc0c-420e-874a-64782c27564a"]}],"mendeley":{"formattedCitation":"[27]","plainTextFormattedCitation":"[27]","previouslyFormattedCitation":"[27]"},"properties":{"noteIndex":0},"schema":"https://github.com/citation-style-language/schema/raw/master/csl-citation.json"}</w:instrText>
      </w:r>
      <w:r>
        <w:rPr>
          <w:rFonts w:ascii="Arial" w:hAnsi="Arial" w:cs="Arial"/>
        </w:rPr>
        <w:fldChar w:fldCharType="separate"/>
      </w:r>
      <w:r w:rsidR="003007AB" w:rsidRPr="003007AB">
        <w:rPr>
          <w:rFonts w:ascii="Arial" w:hAnsi="Arial" w:cs="Arial"/>
          <w:noProof/>
        </w:rPr>
        <w:t>[27]</w:t>
      </w:r>
      <w:r>
        <w:rPr>
          <w:rFonts w:ascii="Arial" w:hAnsi="Arial" w:cs="Arial"/>
        </w:rPr>
        <w:fldChar w:fldCharType="end"/>
      </w:r>
      <w:r>
        <w:rPr>
          <w:rFonts w:ascii="Arial" w:eastAsia="Arial" w:hAnsi="Arial" w:cs="Arial"/>
          <w:lang w:val="en"/>
        </w:rPr>
        <w:t xml:space="preserve">. Overall, </w:t>
      </w:r>
      <w:r>
        <w:rPr>
          <w:rFonts w:ascii="Arial" w:hAnsi="Arial" w:cs="Arial"/>
        </w:rPr>
        <w:t xml:space="preserve">CAROM can help interpret regulation in a condition and forecast targets of regulation using these features </w:t>
      </w:r>
      <w:r w:rsidR="007F7FA3">
        <w:rPr>
          <w:rFonts w:ascii="Arial" w:hAnsi="Arial" w:cs="Arial"/>
        </w:rPr>
        <w:t>above</w:t>
      </w:r>
      <w:r>
        <w:rPr>
          <w:rFonts w:ascii="Arial" w:hAnsi="Arial" w:cs="Arial"/>
        </w:rPr>
        <w:t xml:space="preserve">. </w:t>
      </w:r>
      <w:r w:rsidR="00367C19">
        <w:rPr>
          <w:rFonts w:ascii="Arial" w:eastAsia="Arial" w:hAnsi="Arial" w:cs="Arial"/>
          <w:lang w:val="en"/>
        </w:rPr>
        <w:t xml:space="preserve">The CAROM source-code is </w:t>
      </w:r>
      <w:r w:rsidR="00367C19" w:rsidRPr="00B95C57">
        <w:rPr>
          <w:rFonts w:ascii="Arial" w:eastAsia="Arial" w:hAnsi="Arial" w:cs="Arial"/>
          <w:lang w:val="en"/>
        </w:rPr>
        <w:t xml:space="preserve">available </w:t>
      </w:r>
      <w:r w:rsidR="00367C19" w:rsidRPr="00B95C57">
        <w:rPr>
          <w:rFonts w:ascii="Arial" w:eastAsia="Calibri" w:hAnsi="Arial" w:cs="Arial"/>
        </w:rPr>
        <w:t xml:space="preserve">from </w:t>
      </w:r>
      <w:r w:rsidR="00367C19" w:rsidRPr="00893915">
        <w:rPr>
          <w:rFonts w:ascii="Arial" w:eastAsia="Calibri" w:hAnsi="Arial" w:cs="Arial"/>
        </w:rPr>
        <w:t xml:space="preserve">the Synapse bioinformatics repository </w:t>
      </w:r>
      <w:hyperlink r:id="rId13" w:history="1">
        <w:r w:rsidR="00367C19" w:rsidRPr="00893915">
          <w:rPr>
            <w:rStyle w:val="Hyperlink"/>
            <w:rFonts w:ascii="Arial" w:eastAsia="Calibri" w:hAnsi="Arial" w:cs="Arial"/>
          </w:rPr>
          <w:t>https://www.synapse.org/CAROM</w:t>
        </w:r>
      </w:hyperlink>
    </w:p>
    <w:p w14:paraId="1F38A3E8" w14:textId="77777777" w:rsidR="00992E88" w:rsidRPr="006D48FF" w:rsidRDefault="00992E88" w:rsidP="00992E88">
      <w:pPr>
        <w:rPr>
          <w:rFonts w:ascii="Arial" w:hAnsi="Arial" w:cs="Arial"/>
          <w:b/>
          <w:bCs/>
        </w:rPr>
      </w:pPr>
      <w:r>
        <w:rPr>
          <w:rFonts w:ascii="Arial" w:hAnsi="Arial" w:cs="Arial"/>
          <w:b/>
          <w:bCs/>
        </w:rPr>
        <w:lastRenderedPageBreak/>
        <w:t>Shared f</w:t>
      </w:r>
      <w:r w:rsidRPr="006D48FF">
        <w:rPr>
          <w:rFonts w:ascii="Arial" w:hAnsi="Arial" w:cs="Arial"/>
          <w:b/>
          <w:bCs/>
        </w:rPr>
        <w:t xml:space="preserve">eatures of enzymes regulated by </w:t>
      </w:r>
      <w:r>
        <w:rPr>
          <w:rFonts w:ascii="Arial" w:hAnsi="Arial" w:cs="Arial"/>
          <w:b/>
          <w:bCs/>
        </w:rPr>
        <w:t>acetylation and phosphorylation in yeast</w:t>
      </w:r>
    </w:p>
    <w:p w14:paraId="652A48D0" w14:textId="284CEF42" w:rsidR="00520C7C" w:rsidRPr="00520C7C" w:rsidRDefault="000E51E2" w:rsidP="00520C7C">
      <w:pPr>
        <w:rPr>
          <w:rFonts w:ascii="Arial" w:hAnsi="Arial" w:cs="Arial"/>
        </w:rPr>
      </w:pPr>
      <w:r>
        <w:rPr>
          <w:rFonts w:ascii="Arial" w:hAnsi="Arial" w:cs="Arial"/>
        </w:rPr>
        <w:t>W</w:t>
      </w:r>
      <w:r w:rsidR="00AB0474" w:rsidRPr="00AB0474">
        <w:rPr>
          <w:rFonts w:ascii="Arial" w:hAnsi="Arial" w:cs="Arial"/>
        </w:rPr>
        <w:t xml:space="preserve">e </w:t>
      </w:r>
      <w:r w:rsidR="00FD551D">
        <w:rPr>
          <w:rFonts w:ascii="Arial" w:hAnsi="Arial" w:cs="Arial"/>
        </w:rPr>
        <w:t xml:space="preserve">first </w:t>
      </w:r>
      <w:r w:rsidR="00AB0474" w:rsidRPr="00AB0474">
        <w:rPr>
          <w:rFonts w:ascii="Arial" w:hAnsi="Arial" w:cs="Arial"/>
        </w:rPr>
        <w:t>analyze</w:t>
      </w:r>
      <w:r w:rsidR="007C5FE8">
        <w:rPr>
          <w:rFonts w:ascii="Arial" w:hAnsi="Arial" w:cs="Arial"/>
        </w:rPr>
        <w:t xml:space="preserve">d </w:t>
      </w:r>
      <w:r w:rsidR="00075BB1">
        <w:rPr>
          <w:rFonts w:ascii="Arial" w:hAnsi="Arial" w:cs="Arial"/>
        </w:rPr>
        <w:t xml:space="preserve">the dynamics of </w:t>
      </w:r>
      <w:r w:rsidR="003811CE">
        <w:rPr>
          <w:rFonts w:ascii="Arial" w:hAnsi="Arial" w:cs="Arial"/>
        </w:rPr>
        <w:t>metabolic regulation</w:t>
      </w:r>
      <w:r w:rsidR="008A0E57">
        <w:rPr>
          <w:rFonts w:ascii="Arial" w:hAnsi="Arial" w:cs="Arial"/>
        </w:rPr>
        <w:t xml:space="preserve"> </w:t>
      </w:r>
      <w:r w:rsidR="00AB0474" w:rsidRPr="00AB0474">
        <w:rPr>
          <w:rFonts w:ascii="Arial" w:hAnsi="Arial" w:cs="Arial"/>
        </w:rPr>
        <w:t xml:space="preserve">during a </w:t>
      </w:r>
      <w:r w:rsidR="008A0E57">
        <w:rPr>
          <w:rFonts w:ascii="Arial" w:hAnsi="Arial" w:cs="Arial"/>
        </w:rPr>
        <w:t>well-characterized process in yeast, namely</w:t>
      </w:r>
      <w:r w:rsidR="002763C4">
        <w:rPr>
          <w:rFonts w:ascii="Arial" w:hAnsi="Arial" w:cs="Arial"/>
        </w:rPr>
        <w:t>,</w:t>
      </w:r>
      <w:r w:rsidR="008A0E57">
        <w:rPr>
          <w:rFonts w:ascii="Arial" w:hAnsi="Arial" w:cs="Arial"/>
        </w:rPr>
        <w:t xml:space="preserve"> transition to </w:t>
      </w:r>
      <w:r w:rsidR="00AB0474" w:rsidRPr="00AB0474">
        <w:rPr>
          <w:rFonts w:ascii="Arial" w:hAnsi="Arial" w:cs="Arial"/>
        </w:rPr>
        <w:t>stationary phas</w:t>
      </w:r>
      <w:r w:rsidR="008A0E57">
        <w:rPr>
          <w:rFonts w:ascii="Arial" w:hAnsi="Arial" w:cs="Arial"/>
        </w:rPr>
        <w:t>e</w:t>
      </w:r>
      <w:r w:rsidR="00AB0474" w:rsidRPr="00AB0474">
        <w:rPr>
          <w:rFonts w:ascii="Arial" w:hAnsi="Arial" w:cs="Arial"/>
        </w:rPr>
        <w:t xml:space="preserve">. </w:t>
      </w:r>
      <w:r w:rsidR="002611D0" w:rsidRPr="002611D0">
        <w:rPr>
          <w:rFonts w:ascii="Arial" w:hAnsi="Arial" w:cs="Arial"/>
        </w:rPr>
        <w:t>We obtained RNA sequencing, time-course proteomics, acetyl</w:t>
      </w:r>
      <w:r w:rsidR="00DE3B51">
        <w:rPr>
          <w:rFonts w:ascii="Arial" w:hAnsi="Arial" w:cs="Arial"/>
        </w:rPr>
        <w:t>omics,</w:t>
      </w:r>
      <w:r w:rsidR="002611D0" w:rsidRPr="002611D0">
        <w:rPr>
          <w:rFonts w:ascii="Arial" w:hAnsi="Arial" w:cs="Arial"/>
        </w:rPr>
        <w:t xml:space="preserve"> and phospho-proteomics data from the literature</w:t>
      </w:r>
      <w:r w:rsidR="005C52EF">
        <w:rPr>
          <w:rFonts w:ascii="Arial" w:hAnsi="Arial" w:cs="Arial"/>
        </w:rPr>
        <w:t xml:space="preserve"> </w:t>
      </w:r>
      <w:r w:rsidR="002611D0">
        <w:rPr>
          <w:rFonts w:ascii="Arial" w:hAnsi="Arial" w:cs="Arial"/>
        </w:rPr>
        <w:fldChar w:fldCharType="begin" w:fldLock="1"/>
      </w:r>
      <w:r w:rsidR="00C0497F">
        <w:rPr>
          <w:rFonts w:ascii="Arial" w:hAnsi="Arial" w:cs="Arial"/>
        </w:rPr>
        <w:instrText>ADDIN CSL_CITATION {"citationItems":[{"id":"ITEM-1","itemData":{"DOI":"10.1074/mcp.m114.045849","ISSN":"1535-9476","abstract":"© 2015 by The American Society for Biochemistry and Molecular Biology, Inc. Yeast (Saccharomyces cerevisiae) has served as a key model system in biology and as a benchmark for \"omics\" technology. Although near-complete proteomes of log phase yeast have been measured, protein abundance in yeast is dynamic, particularly during the transition from log to stationary phase. Defining the dynamics of proteomic changes during this transition, termed the diauxic shift, is important to understand the basic biology of proliferative versus quiescent cells. Here, we perform temporal quantitative proteomics to fully capture protein induction and repression during the diauxic shift. Accurate and sensitive quantitation at a high temporal resolution and depth of proteome coverage was achieved using TMT10 reagents and LC-MS3 analysis on an Orbitrap Fusion tribrid mass spectrometer deploying synchronous precursor selection. Triplicate experiments were analyzed using the time-course R package and a simple template matching strategy was used to reveal groups of proteins with similar temporal patterns of protein induction and repression. Within these groups are functionally distinct types of proteins such as those of glyoxylate metabolism and many proteins of unknown function not previously associated with the diauxic shift (e.g. YNR034W-A and FMP16). We also perform a dual time-course experiment to determine Hap2-dependent proteins during the diauxic shift. These data serve as an important basic model for fermentative versus respiratory growth of yeast and other eukaryotes and are a benchmark for temporal quantitative proteomics.","author":[{"dropping-particle":"","family":"Murphy","given":"J. Patrick","non-dropping-particle":"","parse-names":false,"suffix":""},{"dropping-particle":"","family":"Stepanova","given":"Ekaterina","non-dropping-particle":"","parse-names":false,"suffix":""},{"dropping-particle":"","family":"Everley","given":"Robert A.","non-dropping-particle":"","parse-names":false,"suffix":""},{"dropping-particle":"","family":"Paulo","given":"Joao A.","non-dropping-particle":"","parse-names":false,"suffix":""},{"dropping-particle":"","family":"Gygi","given":"Steven P.","non-dropping-particle":"","parse-names":false,"suffix":""}],"container-title":"Molecular &amp; Cellular Proteomics","id":"ITEM-1","issued":{"date-parts":[["2015"]]},"title":" Comprehensive Temporal Protein Dynamics during the Diauxic Shift in Saccharomyces cerevisiae ","type":"article-journal"},"uris":["http://www.mendeley.com/documents/?uuid=7aeef1dc-c6b1-4490-bc07-d6f82f662932"]},{"id":"ITEM-2","itemData":{"ISBN":"1744-4292","author":[{"dropping-particle":"","family":"Weinert","given":"Brian T","non-dropping-particle":"","parse-names":false,"suffix":""},{"dropping-particle":"","family":"Iesmantavicius","given":"Vytautas","non-dropping-particle":"","parse-names":false,"suffix":""},{"dropping-particle":"","family":"Moustafa","given":"Tarek","non-dropping-particle":"","parse-names":false,"suffix":""},{"dropping-particle":"","family":"Schölz","given":"Christian","non-dropping-particle":"","parse-names":false,"suffix":""},{"dropping-particle":"","family":"Wagner","given":"Sebastian A","non-dropping-particle":"","parse-names":false,"suffix":""},{"dropping-particle":"","family":"Magnes","given":"Christoph","non-dropping-particle":"","parse-names":false,"suffix":""},{"dropping-particle":"","family":"Zechner","given":"Rudolf","non-dropping-particle":"","parse-names":false,"suffix":""},{"dropping-particle":"","family":"Choudhary","given":"Chunaram","non-dropping-particle":"","parse-names":false,"suffix":""}],"container-title":"Molecular systems biology","id":"ITEM-2","issue":"1","issued":{"date-parts":[["2014"]]},"page":"716","title":"Acetylation dynamics and stoichiometry in Saccharomyces cerevisiae","type":"article-journal","volume":"10"},"uris":["http://www.mendeley.com/documents/?uuid=beeb0d43-f29c-43fb-8e48-36f8ec0fd0e5"]},{"id":"ITEM-3","itemData":{"DOI":"10.1007/s00253-014-5679-6","ISSN":"14320614","abstract":"We used RNA-sequencing (RNA-seq) to analyze the expression profile of four vineyard strains of Saccharomyces cerevisiae having different fermentation performances. The expression profiles obtained in two steps of the fermentation process were compared with those obtained for the industrial wine strain EC1118 and for the laboratory strain S288c. The two strains with low fermentation efficiency, namely, S288c and the vineyard strain R103, exhibited markedly different expression profiles when compared to the other four strains. We also found that the vineyard strains P283 and P301 are characterized by a high expression of the transcription factor Met32p in the first step of the fermentation. Met32p, in coordination with the Hap4p transcription factor, determined the over-expression of the genes involved in the respiration processes, in the response to oxidative stress and in the sulfur amino acids biosynthesis. These combined actions are likely to increase the level of antioxidants whose protective effect could contribute to improve the fermentation process. Gene expression and phenotypic data revealed that the vineyard strain P301 has low nitrogen utilization in comparison to the other wine strains, combined with high fermentation efficiency. Analysis of the genes involved in fermentation stress response revealed a lower expression in strains characterized by low fermentation efficiency, particularly in the first fermentation phase. These findings evidenced the high variability of transcriptional profiles among different wine yeast strains and clarify their connection with complex phenotypic traits, such as the fermentation efficiency and the nitrogen sources utilization.","author":[{"dropping-particle":"","family":"Treu","given":"Laura","non-dropping-particle":"","parse-names":false,"suffix":""},{"dropping-particle":"","family":"Campanaro","given":"Stefano","non-dropping-particle":"","parse-names":false,"suffix":""},{"dropping-particle":"","family":"Nadai","given":"Chiara","non-dropping-particle":"","parse-names":false,"suffix":""},{"dropping-particle":"","family":"Toniolo","given":"Chiara","non-dropping-particle":"","parse-names":false,"suffix":""},{"dropping-particle":"","family":"Nardi","given":"Tiziana","non-dropping-particle":"","parse-names":false,"suffix":""},{"dropping-particle":"","family":"Giacomini","given":"Alessio","non-dropping-particle":"","parse-names":false,"suffix":""},{"dropping-particle":"","family":"Valle","given":"Giorgio","non-dropping-particle":"","parse-names":false,"suffix":""},{"dropping-particle":"","family":"Blondin","given":"Bruno","non-dropping-particle":"","parse-names":false,"suffix":""},{"dropping-particle":"","family":"Corich","given":"Viviana","non-dropping-particle":"","parse-names":false,"suffix":""}],"container-title":"Applied Microbiology and Biotechnology","id":"ITEM-3","issued":{"date-parts":[["2014"]]},"title":"Oxidative stress response and nitrogen utilization are strongly variable in Saccharomyces cerevisiae wine strains with different fermentation performances","type":"article-journal"},"uris":["http://www.mendeley.com/documents/?uuid=df27f2d5-746f-489c-9cea-a6a1f7c4e414"]}],"mendeley":{"formattedCitation":"[28–30]","plainTextFormattedCitation":"[28–30]","previouslyFormattedCitation":"[28–30]"},"properties":{"noteIndex":0},"schema":"https://github.com/citation-style-language/schema/raw/master/csl-citation.json"}</w:instrText>
      </w:r>
      <w:r w:rsidR="002611D0">
        <w:rPr>
          <w:rFonts w:ascii="Arial" w:hAnsi="Arial" w:cs="Arial"/>
        </w:rPr>
        <w:fldChar w:fldCharType="separate"/>
      </w:r>
      <w:r w:rsidR="003007AB" w:rsidRPr="003007AB">
        <w:rPr>
          <w:rFonts w:ascii="Arial" w:hAnsi="Arial" w:cs="Arial"/>
          <w:noProof/>
        </w:rPr>
        <w:t>[28–30]</w:t>
      </w:r>
      <w:r w:rsidR="002611D0">
        <w:rPr>
          <w:rFonts w:ascii="Arial" w:hAnsi="Arial" w:cs="Arial"/>
        </w:rPr>
        <w:fldChar w:fldCharType="end"/>
      </w:r>
      <w:r w:rsidR="002611D0" w:rsidRPr="002611D0">
        <w:rPr>
          <w:rFonts w:ascii="Arial" w:hAnsi="Arial" w:cs="Arial"/>
        </w:rPr>
        <w:t>.</w:t>
      </w:r>
      <w:r w:rsidR="002E42ED">
        <w:rPr>
          <w:rFonts w:ascii="Arial" w:hAnsi="Arial" w:cs="Arial"/>
        </w:rPr>
        <w:t xml:space="preserve"> </w:t>
      </w:r>
      <w:r w:rsidR="00A7049C">
        <w:rPr>
          <w:rFonts w:ascii="Arial" w:hAnsi="Arial" w:cs="Arial"/>
        </w:rPr>
        <w:t xml:space="preserve">Targets for each process were determined based on differential levels between stationary and exponential phase (Methods). </w:t>
      </w:r>
      <w:r w:rsidR="00CD44AC">
        <w:rPr>
          <w:rFonts w:ascii="Arial" w:hAnsi="Arial" w:cs="Arial"/>
        </w:rPr>
        <w:t xml:space="preserve">We assumed that </w:t>
      </w:r>
      <w:r w:rsidR="00CD44AC" w:rsidRPr="00AB0474">
        <w:rPr>
          <w:rFonts w:ascii="Arial" w:hAnsi="Arial" w:cs="Arial"/>
        </w:rPr>
        <w:t>PTM</w:t>
      </w:r>
      <w:r w:rsidR="00CD44AC">
        <w:rPr>
          <w:rFonts w:ascii="Arial" w:hAnsi="Arial" w:cs="Arial"/>
        </w:rPr>
        <w:t>s</w:t>
      </w:r>
      <w:r w:rsidR="00CD44AC" w:rsidRPr="00AB0474">
        <w:rPr>
          <w:rFonts w:ascii="Arial" w:hAnsi="Arial" w:cs="Arial"/>
        </w:rPr>
        <w:t xml:space="preserve"> that are dynamic and conditionally regulated</w:t>
      </w:r>
      <w:r w:rsidR="00CD44AC">
        <w:rPr>
          <w:rFonts w:ascii="Arial" w:hAnsi="Arial" w:cs="Arial"/>
        </w:rPr>
        <w:t xml:space="preserve"> are</w:t>
      </w:r>
      <w:r w:rsidR="00CD44AC" w:rsidRPr="00AB0474">
        <w:rPr>
          <w:rFonts w:ascii="Arial" w:hAnsi="Arial" w:cs="Arial"/>
        </w:rPr>
        <w:t xml:space="preserve"> likely to be functional</w:t>
      </w:r>
      <w:r w:rsidR="00CD44AC">
        <w:rPr>
          <w:rFonts w:ascii="Arial" w:hAnsi="Arial" w:cs="Arial"/>
        </w:rPr>
        <w:t xml:space="preserve"> </w:t>
      </w:r>
      <w:r w:rsidR="00CD44AC">
        <w:rPr>
          <w:rFonts w:ascii="Arial" w:hAnsi="Arial" w:cs="Arial"/>
        </w:rPr>
        <w:fldChar w:fldCharType="begin" w:fldLock="1"/>
      </w:r>
      <w:r w:rsidR="00C0497F">
        <w:rPr>
          <w:rFonts w:ascii="Arial" w:hAnsi="Arial" w:cs="Arial"/>
        </w:rPr>
        <w:instrText>ADDIN CSL_CITATION {"citationItems":[{"id":"ITEM-1","itemData":{"DOI":"10.1002/msb.201304521","ISSN":"17444292","abstract":"Protein post-translational modifications (PTMs) allow the cell to regulate protein activity and play a crucial role in the response to changes in external conditions or internal states. Advances in mass spectrometry now enable proteome wide characterization of PTMs and have revealed a broad functional role for a range of different types of modifications. Here we review advances in the study of the evolution and function of PTMs that were spurred by these technological improvements. We provide an overview of studies focusing on the origin and evolution of regulatory enzymes as well as the evolutionary dynamics of modification sites. Finally, we discuss different mechanisms of altering protein activity via post-translational regulation and progress made in the large-scale functional characterization of PTM function.","author":[{"dropping-particle":"","family":"Beltrao","given":"Pedro","non-dropping-particle":"","parse-names":false,"suffix":""},{"dropping-particle":"","family":"Bork","given":"Peer","non-dropping-particle":"","parse-names":false,"suffix":""},{"dropping-particle":"","family":"Krogan","given":"Nevan J.","non-dropping-particle":"","parse-names":false,"suffix":""},{"dropping-particle":"","family":"Noort","given":"Vera","non-dropping-particle":"Van","parse-names":false,"suffix":""}],"container-title":"Molecular Systems Biology","id":"ITEM-1","issued":{"date-parts":[["2013"]]},"title":"Evolution and functional cross-talk of protein post-translational modifications","type":"article"},"uris":["http://www.mendeley.com/documents/?uuid=421cf9ac-f66f-48f4-86dc-d3f7737cfb49"]}],"mendeley":{"formattedCitation":"[31]","plainTextFormattedCitation":"[31]","previouslyFormattedCitation":"[31]"},"properties":{"noteIndex":0},"schema":"https://github.com/citation-style-language/schema/raw/master/csl-citation.json"}</w:instrText>
      </w:r>
      <w:r w:rsidR="00CD44AC">
        <w:rPr>
          <w:rFonts w:ascii="Arial" w:hAnsi="Arial" w:cs="Arial"/>
        </w:rPr>
        <w:fldChar w:fldCharType="separate"/>
      </w:r>
      <w:r w:rsidR="003007AB" w:rsidRPr="003007AB">
        <w:rPr>
          <w:rFonts w:ascii="Arial" w:hAnsi="Arial" w:cs="Arial"/>
          <w:noProof/>
        </w:rPr>
        <w:t>[31]</w:t>
      </w:r>
      <w:r w:rsidR="00CD44AC">
        <w:rPr>
          <w:rFonts w:ascii="Arial" w:hAnsi="Arial" w:cs="Arial"/>
        </w:rPr>
        <w:fldChar w:fldCharType="end"/>
      </w:r>
      <w:r w:rsidR="00CD44AC" w:rsidRPr="00AB0474">
        <w:rPr>
          <w:rFonts w:ascii="Arial" w:hAnsi="Arial" w:cs="Arial"/>
        </w:rPr>
        <w:t>.</w:t>
      </w:r>
    </w:p>
    <w:p w14:paraId="1BA525A2" w14:textId="573CAB77" w:rsidR="00F301EE" w:rsidRDefault="003811CE" w:rsidP="0047105C">
      <w:pPr>
        <w:rPr>
          <w:rFonts w:ascii="Arial" w:hAnsi="Arial" w:cs="Arial"/>
          <w:b/>
          <w:bCs/>
        </w:rPr>
      </w:pPr>
      <w:r>
        <w:rPr>
          <w:rFonts w:ascii="Arial" w:hAnsi="Arial" w:cs="Arial"/>
        </w:rPr>
        <w:t xml:space="preserve">Protein targets were mapped to corresponding metabolic reactions </w:t>
      </w:r>
      <w:r w:rsidR="00CA3E98">
        <w:rPr>
          <w:rFonts w:ascii="Arial" w:hAnsi="Arial" w:cs="Arial"/>
        </w:rPr>
        <w:t xml:space="preserve">using </w:t>
      </w:r>
      <w:r w:rsidR="00CD5607">
        <w:rPr>
          <w:rFonts w:ascii="Arial" w:hAnsi="Arial" w:cs="Arial"/>
        </w:rPr>
        <w:t xml:space="preserve">the gene-protein-reaction annotations in the </w:t>
      </w:r>
      <w:r w:rsidR="00CA3E98" w:rsidRPr="00AB0474">
        <w:rPr>
          <w:rFonts w:ascii="Arial" w:hAnsi="Arial" w:cs="Arial"/>
        </w:rPr>
        <w:t>genome</w:t>
      </w:r>
      <w:r w:rsidR="00CA3E98">
        <w:rPr>
          <w:rFonts w:ascii="Arial" w:hAnsi="Arial" w:cs="Arial"/>
        </w:rPr>
        <w:t>-</w:t>
      </w:r>
      <w:r w:rsidR="00CA3E98" w:rsidRPr="00AB0474">
        <w:rPr>
          <w:rFonts w:ascii="Arial" w:hAnsi="Arial" w:cs="Arial"/>
        </w:rPr>
        <w:t>scale</w:t>
      </w:r>
      <w:r w:rsidR="00CA3E98">
        <w:rPr>
          <w:rFonts w:ascii="Arial" w:hAnsi="Arial" w:cs="Arial"/>
        </w:rPr>
        <w:t xml:space="preserve"> metabolic</w:t>
      </w:r>
      <w:r w:rsidR="00CA3E98" w:rsidRPr="00AB0474">
        <w:rPr>
          <w:rFonts w:ascii="Arial" w:hAnsi="Arial" w:cs="Arial"/>
        </w:rPr>
        <w:t xml:space="preserve"> network model</w:t>
      </w:r>
      <w:r w:rsidR="00CA3E98">
        <w:rPr>
          <w:rFonts w:ascii="Arial" w:hAnsi="Arial" w:cs="Arial"/>
        </w:rPr>
        <w:t xml:space="preserve"> of yeast</w:t>
      </w:r>
      <w:r w:rsidR="00CD5607">
        <w:rPr>
          <w:rFonts w:ascii="Arial" w:hAnsi="Arial" w:cs="Arial"/>
        </w:rPr>
        <w:t xml:space="preserve"> </w:t>
      </w:r>
      <w:r w:rsidR="00CD5607">
        <w:rPr>
          <w:rFonts w:ascii="Arial" w:hAnsi="Arial" w:cs="Arial"/>
        </w:rPr>
        <w:fldChar w:fldCharType="begin" w:fldLock="1"/>
      </w:r>
      <w:r w:rsidR="00C0497F">
        <w:rPr>
          <w:rFonts w:ascii="Arial" w:hAnsi="Arial" w:cs="Arial"/>
        </w:rPr>
        <w:instrText>ADDIN CSL_CITATION {"citationItems":[{"id":"ITEM-1","itemData":{"DOI":"10.1089/ind.2013.0013","ISBN":"1550-9087","ISSN":"1550-9087","abstract":"Genome-scale metabolic models are built using information from an organism’s annotated genome and, correspondingly, information on reactions catalyzed by the set of metabolic en- zymes encoded by the genome. These models have been suc- cessfully applied to guide metabolic engineering to increase production of metabolites of industrial interest. Congruity be- tween simulated and experimental metabolic behavior is influ- enced by the accuracy of the representation of the metabolic network in the model. In the interest of applying the consensus model of Saccharomyces cerevisiae metabolism for increased productivity of triglycerides, we manually evaluated the repre- sentation of fatty acid, glycerophospholipid, and glycerolipid metabolism in the consensus model (Yeast v6.0). These areas of metabolism were chosen due to their tightly interconnected nature to triglyceride synthesis. Manual curation was facilitated by custom MATLAB functions that return information contained in the model for reactions associated with genes and metabolites within the stated areas of metabolism. Through manual curation, we have identified inconsistencies between information con- tained in the model and literature knowledge. These incon- sistencies include incorrect gene-reaction associations, improper definition of substrates/products in reactions, inap- propriate assignments of reaction directionality, nonfunctional b-oxidation pathways, and missing reactions relevant to the synthesis and degradation of triglycerides. Suggestions to amend these inconsistencies in the Yeast v6.0 model can be im- plemented through a MATLAB script provided in the Supple- mentary Materials, Supplementary Data S1 (Supplementary Data are available online at www.liebertpub.com/ind","author":[{"dropping-particle":"","family":"Aung","given":"Hnin W.","non-dropping-particle":"","parse-names":false,"suffix":""},{"dropping-particle":"","family":"Henry","given":"Susan A.","non-dropping-particle":"","parse-names":false,"suffix":""},{"dropping-particle":"","family":"Walker","given":"Larry P.","non-dropping-particle":"","parse-names":false,"suffix":""}],"container-title":"Industrial Biotechnology","id":"ITEM-1","issue":"4","issued":{"date-parts":[["2013"]]},"page":"215-228","title":"Revising the representation of fatty acid, glycerolipid, and glycerophospholipid metabolism in the consensus model of yeast metabolism","type":"article-journal","volume":"9"},"uris":["http://www.mendeley.com/documents/?uuid=3d190213-5cab-4af2-af12-2307cbd9b56b"]}],"mendeley":{"formattedCitation":"[32]","plainTextFormattedCitation":"[32]","previouslyFormattedCitation":"[32]"},"properties":{"noteIndex":0},"schema":"https://github.com/citation-style-language/schema/raw/master/csl-citation.json"}</w:instrText>
      </w:r>
      <w:r w:rsidR="00CD5607">
        <w:rPr>
          <w:rFonts w:ascii="Arial" w:hAnsi="Arial" w:cs="Arial"/>
        </w:rPr>
        <w:fldChar w:fldCharType="separate"/>
      </w:r>
      <w:r w:rsidR="003007AB" w:rsidRPr="003007AB">
        <w:rPr>
          <w:rFonts w:ascii="Arial" w:hAnsi="Arial" w:cs="Arial"/>
          <w:noProof/>
        </w:rPr>
        <w:t>[32]</w:t>
      </w:r>
      <w:r w:rsidR="00CD5607">
        <w:rPr>
          <w:rFonts w:ascii="Arial" w:hAnsi="Arial" w:cs="Arial"/>
        </w:rPr>
        <w:fldChar w:fldCharType="end"/>
      </w:r>
      <w:r>
        <w:rPr>
          <w:rFonts w:ascii="Arial" w:hAnsi="Arial" w:cs="Arial"/>
        </w:rPr>
        <w:t xml:space="preserve">. </w:t>
      </w:r>
      <w:r w:rsidR="00A01013">
        <w:rPr>
          <w:rFonts w:ascii="Arial" w:hAnsi="Arial" w:cs="Arial"/>
        </w:rPr>
        <w:t xml:space="preserve">There was significant overlap among reactions </w:t>
      </w:r>
      <w:r w:rsidR="00B25A48">
        <w:rPr>
          <w:rFonts w:ascii="Arial" w:hAnsi="Arial" w:cs="Arial"/>
        </w:rPr>
        <w:t xml:space="preserve">regulated </w:t>
      </w:r>
      <w:r w:rsidR="00725AC8">
        <w:rPr>
          <w:rFonts w:ascii="Arial" w:hAnsi="Arial" w:cs="Arial"/>
        </w:rPr>
        <w:t xml:space="preserve">through changes in </w:t>
      </w:r>
      <w:r w:rsidR="00AF2044">
        <w:rPr>
          <w:rFonts w:ascii="Arial" w:hAnsi="Arial" w:cs="Arial"/>
        </w:rPr>
        <w:t xml:space="preserve">both </w:t>
      </w:r>
      <w:r w:rsidR="00725AC8">
        <w:rPr>
          <w:rFonts w:ascii="Arial" w:hAnsi="Arial" w:cs="Arial"/>
        </w:rPr>
        <w:t>the</w:t>
      </w:r>
      <w:r w:rsidR="00B54F23">
        <w:rPr>
          <w:rFonts w:ascii="Arial" w:hAnsi="Arial" w:cs="Arial"/>
        </w:rPr>
        <w:t xml:space="preserve"> </w:t>
      </w:r>
      <w:r w:rsidR="00A01013">
        <w:rPr>
          <w:rFonts w:ascii="Arial" w:hAnsi="Arial" w:cs="Arial"/>
        </w:rPr>
        <w:t xml:space="preserve">transcriptome </w:t>
      </w:r>
      <w:r w:rsidR="00AB0474" w:rsidRPr="00AB0474">
        <w:rPr>
          <w:rFonts w:ascii="Arial" w:hAnsi="Arial" w:cs="Arial"/>
        </w:rPr>
        <w:t>and prot</w:t>
      </w:r>
      <w:r w:rsidR="00A01013">
        <w:rPr>
          <w:rFonts w:ascii="Arial" w:hAnsi="Arial" w:cs="Arial"/>
        </w:rPr>
        <w:t>eome, and transcriptome and acetylome</w:t>
      </w:r>
      <w:r w:rsidR="00AB0474" w:rsidRPr="00AB0474">
        <w:rPr>
          <w:rFonts w:ascii="Arial" w:hAnsi="Arial" w:cs="Arial"/>
        </w:rPr>
        <w:t xml:space="preserve"> </w:t>
      </w:r>
      <w:r w:rsidR="00A01013">
        <w:rPr>
          <w:rFonts w:ascii="Arial" w:hAnsi="Arial" w:cs="Arial"/>
        </w:rPr>
        <w:t xml:space="preserve">(hypergeometric p-value </w:t>
      </w:r>
      <w:r w:rsidR="008719C2">
        <w:rPr>
          <w:rFonts w:ascii="Arial" w:hAnsi="Arial" w:cs="Arial"/>
        </w:rPr>
        <w:t>=</w:t>
      </w:r>
      <w:r w:rsidR="00A01013">
        <w:rPr>
          <w:rFonts w:ascii="Arial" w:hAnsi="Arial" w:cs="Arial"/>
        </w:rPr>
        <w:t xml:space="preserve"> </w:t>
      </w:r>
      <w:r w:rsidR="008719C2">
        <w:rPr>
          <w:rFonts w:ascii="Arial" w:hAnsi="Arial" w:cs="Arial"/>
        </w:rPr>
        <w:t xml:space="preserve">5 x </w:t>
      </w:r>
      <w:r w:rsidR="00A01013">
        <w:rPr>
          <w:rFonts w:ascii="Arial" w:hAnsi="Arial" w:cs="Arial"/>
        </w:rPr>
        <w:t>10</w:t>
      </w:r>
      <w:r w:rsidR="00A01013" w:rsidRPr="00A01013">
        <w:rPr>
          <w:rFonts w:ascii="Arial" w:hAnsi="Arial" w:cs="Arial"/>
          <w:vertAlign w:val="superscript"/>
        </w:rPr>
        <w:t>-</w:t>
      </w:r>
      <w:r w:rsidR="008719C2">
        <w:rPr>
          <w:rFonts w:ascii="Arial" w:hAnsi="Arial" w:cs="Arial"/>
          <w:vertAlign w:val="superscript"/>
        </w:rPr>
        <w:t>25</w:t>
      </w:r>
      <w:r w:rsidR="00B25A48">
        <w:rPr>
          <w:rFonts w:ascii="Arial" w:hAnsi="Arial" w:cs="Arial"/>
        </w:rPr>
        <w:t xml:space="preserve"> and </w:t>
      </w:r>
      <w:r w:rsidR="008719C2">
        <w:rPr>
          <w:rFonts w:ascii="Arial" w:hAnsi="Arial" w:cs="Arial"/>
        </w:rPr>
        <w:t xml:space="preserve">1 x </w:t>
      </w:r>
      <w:r w:rsidR="00B25A48">
        <w:rPr>
          <w:rFonts w:ascii="Arial" w:hAnsi="Arial" w:cs="Arial"/>
        </w:rPr>
        <w:t>10</w:t>
      </w:r>
      <w:r w:rsidR="00B25A48" w:rsidRPr="00A01013">
        <w:rPr>
          <w:rFonts w:ascii="Arial" w:hAnsi="Arial" w:cs="Arial"/>
          <w:vertAlign w:val="superscript"/>
        </w:rPr>
        <w:t>-1</w:t>
      </w:r>
      <w:r w:rsidR="008719C2">
        <w:rPr>
          <w:rFonts w:ascii="Arial" w:hAnsi="Arial" w:cs="Arial"/>
          <w:vertAlign w:val="superscript"/>
        </w:rPr>
        <w:t>5</w:t>
      </w:r>
      <w:r w:rsidR="00B25A48">
        <w:rPr>
          <w:rFonts w:ascii="Arial" w:hAnsi="Arial" w:cs="Arial"/>
          <w:vertAlign w:val="superscript"/>
        </w:rPr>
        <w:t xml:space="preserve"> </w:t>
      </w:r>
      <w:r w:rsidR="00B25A48">
        <w:rPr>
          <w:rFonts w:ascii="Arial" w:hAnsi="Arial" w:cs="Arial"/>
        </w:rPr>
        <w:t>respectively</w:t>
      </w:r>
      <w:r w:rsidR="001F451F">
        <w:rPr>
          <w:rFonts w:ascii="Arial" w:hAnsi="Arial" w:cs="Arial"/>
        </w:rPr>
        <w:t>,</w:t>
      </w:r>
      <w:r w:rsidR="00A66F5B">
        <w:rPr>
          <w:rFonts w:ascii="Arial" w:hAnsi="Arial" w:cs="Arial"/>
        </w:rPr>
        <w:t xml:space="preserve"> </w:t>
      </w:r>
      <w:r w:rsidR="00B25A48">
        <w:rPr>
          <w:rFonts w:ascii="Arial" w:hAnsi="Arial" w:cs="Arial"/>
        </w:rPr>
        <w:t xml:space="preserve">S. </w:t>
      </w:r>
      <w:r w:rsidR="0000637A">
        <w:rPr>
          <w:rFonts w:ascii="Arial" w:hAnsi="Arial" w:cs="Arial"/>
        </w:rPr>
        <w:t>T</w:t>
      </w:r>
      <w:r w:rsidR="00B25A48">
        <w:rPr>
          <w:rFonts w:ascii="Arial" w:hAnsi="Arial" w:cs="Arial"/>
        </w:rPr>
        <w:t>able 1</w:t>
      </w:r>
      <w:r w:rsidR="00A01013">
        <w:rPr>
          <w:rFonts w:ascii="Arial" w:hAnsi="Arial" w:cs="Arial"/>
        </w:rPr>
        <w:t>). In contrast, there was</w:t>
      </w:r>
      <w:r w:rsidR="00AB0474" w:rsidRPr="00AB0474">
        <w:rPr>
          <w:rFonts w:ascii="Arial" w:hAnsi="Arial" w:cs="Arial"/>
        </w:rPr>
        <w:t xml:space="preserve"> </w:t>
      </w:r>
      <w:r w:rsidR="00A01013">
        <w:rPr>
          <w:rFonts w:ascii="Arial" w:hAnsi="Arial" w:cs="Arial"/>
        </w:rPr>
        <w:t xml:space="preserve">little </w:t>
      </w:r>
      <w:r w:rsidR="00AB0474" w:rsidRPr="00AB0474">
        <w:rPr>
          <w:rFonts w:ascii="Arial" w:hAnsi="Arial" w:cs="Arial"/>
        </w:rPr>
        <w:t>overlap between</w:t>
      </w:r>
      <w:r w:rsidR="00A01013">
        <w:rPr>
          <w:rFonts w:ascii="Arial" w:hAnsi="Arial" w:cs="Arial"/>
        </w:rPr>
        <w:t xml:space="preserve"> targets </w:t>
      </w:r>
      <w:r w:rsidR="008719C2">
        <w:rPr>
          <w:rFonts w:ascii="Arial" w:hAnsi="Arial" w:cs="Arial"/>
        </w:rPr>
        <w:t xml:space="preserve">of </w:t>
      </w:r>
      <w:r w:rsidR="00CF74C4">
        <w:rPr>
          <w:rFonts w:ascii="Arial" w:hAnsi="Arial" w:cs="Arial"/>
        </w:rPr>
        <w:t>phospho</w:t>
      </w:r>
      <w:r w:rsidR="00725AC8">
        <w:rPr>
          <w:rFonts w:ascii="Arial" w:hAnsi="Arial" w:cs="Arial"/>
        </w:rPr>
        <w:t xml:space="preserve">rylation </w:t>
      </w:r>
      <w:r w:rsidR="00A01013">
        <w:rPr>
          <w:rFonts w:ascii="Arial" w:hAnsi="Arial" w:cs="Arial"/>
        </w:rPr>
        <w:t xml:space="preserve">with </w:t>
      </w:r>
      <w:r w:rsidR="004F2EB1">
        <w:rPr>
          <w:rFonts w:ascii="Arial" w:hAnsi="Arial" w:cs="Arial"/>
        </w:rPr>
        <w:t>other mechanisms</w:t>
      </w:r>
      <w:r w:rsidR="00A01013">
        <w:rPr>
          <w:rFonts w:ascii="Arial" w:hAnsi="Arial" w:cs="Arial"/>
        </w:rPr>
        <w:t xml:space="preserve"> (p-value </w:t>
      </w:r>
      <w:r w:rsidR="004F2EB1">
        <w:rPr>
          <w:rFonts w:ascii="Arial" w:hAnsi="Arial" w:cs="Arial"/>
        </w:rPr>
        <w:t>&gt; 0.</w:t>
      </w:r>
      <w:r w:rsidR="00EF3C4C">
        <w:rPr>
          <w:rFonts w:ascii="Arial" w:hAnsi="Arial" w:cs="Arial"/>
        </w:rPr>
        <w:t>1</w:t>
      </w:r>
      <w:r w:rsidR="00F61498">
        <w:rPr>
          <w:rFonts w:ascii="Arial" w:hAnsi="Arial" w:cs="Arial"/>
        </w:rPr>
        <w:t xml:space="preserve">; S. </w:t>
      </w:r>
      <w:r w:rsidR="0000637A">
        <w:rPr>
          <w:rFonts w:ascii="Arial" w:hAnsi="Arial" w:cs="Arial"/>
        </w:rPr>
        <w:t>T</w:t>
      </w:r>
      <w:r w:rsidR="00F61498">
        <w:rPr>
          <w:rFonts w:ascii="Arial" w:hAnsi="Arial" w:cs="Arial"/>
        </w:rPr>
        <w:t xml:space="preserve">able </w:t>
      </w:r>
      <w:r w:rsidR="00B063C6">
        <w:rPr>
          <w:rFonts w:ascii="Arial" w:hAnsi="Arial" w:cs="Arial"/>
        </w:rPr>
        <w:t>1</w:t>
      </w:r>
      <w:r w:rsidR="00A01013">
        <w:rPr>
          <w:rFonts w:ascii="Arial" w:hAnsi="Arial" w:cs="Arial"/>
        </w:rPr>
        <w:t>)</w:t>
      </w:r>
      <w:r w:rsidR="00AB0474" w:rsidRPr="00AB0474">
        <w:rPr>
          <w:rFonts w:ascii="Arial" w:hAnsi="Arial" w:cs="Arial"/>
        </w:rPr>
        <w:t xml:space="preserve">. </w:t>
      </w:r>
      <w:r w:rsidR="004E4185">
        <w:rPr>
          <w:rFonts w:ascii="Arial" w:hAnsi="Arial" w:cs="Arial"/>
        </w:rPr>
        <w:t>W</w:t>
      </w:r>
      <w:r w:rsidR="006A4579" w:rsidRPr="00AB0474">
        <w:rPr>
          <w:rFonts w:ascii="Arial" w:hAnsi="Arial" w:cs="Arial"/>
        </w:rPr>
        <w:t xml:space="preserve">hile </w:t>
      </w:r>
      <w:r w:rsidR="004E4185">
        <w:rPr>
          <w:rFonts w:ascii="Arial" w:hAnsi="Arial" w:cs="Arial"/>
        </w:rPr>
        <w:t xml:space="preserve">prior studies </w:t>
      </w:r>
      <w:r w:rsidR="006A4579" w:rsidRPr="00AB0474">
        <w:rPr>
          <w:rFonts w:ascii="Arial" w:hAnsi="Arial" w:cs="Arial"/>
        </w:rPr>
        <w:t xml:space="preserve">found higher overlap between </w:t>
      </w:r>
      <w:r w:rsidR="005B6820">
        <w:rPr>
          <w:rFonts w:ascii="Arial" w:hAnsi="Arial" w:cs="Arial"/>
        </w:rPr>
        <w:t>targets of PTMs</w:t>
      </w:r>
      <w:r w:rsidR="005C52EF">
        <w:rPr>
          <w:rFonts w:ascii="Arial" w:hAnsi="Arial" w:cs="Arial"/>
        </w:rPr>
        <w:t xml:space="preserve"> </w:t>
      </w:r>
      <w:r w:rsidR="00F17F3D">
        <w:rPr>
          <w:rFonts w:ascii="Arial" w:hAnsi="Arial" w:cs="Arial"/>
        </w:rPr>
        <w:fldChar w:fldCharType="begin" w:fldLock="1"/>
      </w:r>
      <w:r w:rsidR="00C0497F">
        <w:rPr>
          <w:rFonts w:ascii="Arial" w:hAnsi="Arial" w:cs="Arial"/>
        </w:rPr>
        <w:instrText>ADDIN CSL_CITATION {"citationItems":[{"id":"ITEM-1","itemData":{"DOI":"10.1111/j.1567-1364.2011.00765.x","ISSN":"15671356","abstract":"Regulation of the flow of mass and energy through cellular metabolic networks is fundamental to the operation of all living organisms. Such metabolic fluxes are determined by the concentration of limiting substrates and by the amount and kinetic properties of the enzymes. Regulation of the amount of enzyme can be exerted, on a long-term scale, at the level of gene and protein expression. Enzyme regulation by post-translational modifications (PTMs) and noncovalent binding of allosteric effectors are shorter-term mechanisms that modulate enzyme activity. PTMs, in particular protein phosphorylation, are increasingly being recognized as key regulators in many cellular processes, including metabolism. For example, about half of the enzymes in the Saccharomyces cerevisiae metabolic network have been detected as phosphoproteins, although functional relevance has been demonstrated only in a few cases. Direct regulation of enzymes by PTMs provides one of the fastest ways for cells to adjust to environmental cues and internal stimulus. This review charts the so far identified metabolic enzymes undergoing reversible PTMs in the model eukaryote S. cerevisiae and reviews their underlying mechanistic principles - both at the individual enzyme level and in the context of the entire metabolic network operation.","author":[{"dropping-particle":"","family":"Oliveira","given":"Ana Paula","non-dropping-particle":"","parse-names":false,"suffix":""},{"dropping-particle":"","family":"Sauer","given":"Uwe","non-dropping-particle":"","parse-names":false,"suffix":""}],"container-title":"FEMS Yeast Research","id":"ITEM-1","issued":{"date-parts":[["2012"]]},"title":"The importance of post-translational modifications in regulating Saccharomyces cerevisiae metabolism","type":"article"},"uris":["http://www.mendeley.com/documents/?uuid=07303d92-fad5-4560-aec2-01462cae12f8"]},{"id":"ITEM-2","itemData":{"DOI":"10.1016/j.cell.2012.05.036","ISSN":"00928674","abstract":"Protein function is often regulated by posttranslational modifications (PTMs), and recent advances in mass spectrometry have resulted in an exponential increase in PTM identification. However, the functional significance of the vast majority of these modifications remains unknown. To address this problem, we compiled nearly 200,000 phosphorylation, acetylation, and ubiquitination sites from 11 eukaryotic species, including 2,500 newly identified ubiquitylation sites for Saccharomyces cerevisiae. We developed methods to prioritize the functional relevance of these PTMs by predicting those that likely participate in cross-regulatory events, regulate domain activity, or mediate protein-protein interactions. PTM conservation within domain families identifies regulatory \"hot spots\" that overlap with functionally important regions, a concept that we experimentally validated on the HSP70 domain family. Finally, our analysis of the evolution of PTM regulation highlights potential routes for neutral drift in regulatory interactions and suggests that only a fraction of modification sites are likely to have a significant biological role. © 2012 Elsevier Inc.","author":[{"dropping-particle":"","family":"Beltrao","given":"Pedro","non-dropping-particle":"","parse-names":false,"suffix":""},{"dropping-particle":"","family":"Albanèse","given":"Véronique","non-dropping-particle":"","parse-names":false,"suffix":""},{"dropping-particle":"","family":"Kenner","given":"Lillian R.","non-dropping-particle":"","parse-names":false,"suffix":""},{"dropping-particle":"","family":"Swaney","given":"Danielle L.","non-dropping-particle":"","parse-names":false,"suffix":""},{"dropping-particle":"","family":"Burlingame","given":"Alma","non-dropping-particle":"","parse-names":false,"suffix":""},{"dropping-particle":"","family":"Villén","given":"Judit","non-dropping-particle":"","parse-names":false,"suffix":""},{"dropping-particle":"","family":"Lim","given":"Wendell A.","non-dropping-particle":"","parse-names":false,"suffix":""},{"dropping-particle":"","family":"Fraser","given":"James S.","non-dropping-particle":"","parse-names":false,"suffix":""},{"dropping-particle":"","family":"Frydman","given":"Judith","non-dropping-particle":"","parse-names":false,"suffix":""},{"dropping-particle":"","family":"Krogan","given":"Nevan J.","non-dropping-particle":"","parse-names":false,"suffix":""}],"container-title":"Cell","id":"ITEM-2","issued":{"date-parts":[["2012"]]},"title":"Systematic functional prioritization of protein posttranslational modifications","type":"article-journal"},"uris":["http://www.mendeley.com/documents/?uuid=ae114d4b-e84d-452b-bdb6-19bc1d062386"]}],"mendeley":{"formattedCitation":"[33,34]","plainTextFormattedCitation":"[33,34]","previouslyFormattedCitation":"[33,34]"},"properties":{"noteIndex":0},"schema":"https://github.com/citation-style-language/schema/raw/master/csl-citation.json"}</w:instrText>
      </w:r>
      <w:r w:rsidR="00F17F3D">
        <w:rPr>
          <w:rFonts w:ascii="Arial" w:hAnsi="Arial" w:cs="Arial"/>
        </w:rPr>
        <w:fldChar w:fldCharType="separate"/>
      </w:r>
      <w:r w:rsidR="003007AB" w:rsidRPr="003007AB">
        <w:rPr>
          <w:rFonts w:ascii="Arial" w:hAnsi="Arial" w:cs="Arial"/>
          <w:noProof/>
        </w:rPr>
        <w:t>[33,34]</w:t>
      </w:r>
      <w:r w:rsidR="00F17F3D">
        <w:rPr>
          <w:rFonts w:ascii="Arial" w:hAnsi="Arial" w:cs="Arial"/>
        </w:rPr>
        <w:fldChar w:fldCharType="end"/>
      </w:r>
      <w:r w:rsidR="006A4579" w:rsidRPr="00AB0474">
        <w:rPr>
          <w:rFonts w:ascii="Arial" w:hAnsi="Arial" w:cs="Arial"/>
        </w:rPr>
        <w:t xml:space="preserve">, they used all possible sites that </w:t>
      </w:r>
      <w:r w:rsidR="004E4185">
        <w:rPr>
          <w:rFonts w:ascii="Arial" w:hAnsi="Arial" w:cs="Arial"/>
        </w:rPr>
        <w:t xml:space="preserve">can be </w:t>
      </w:r>
      <w:r w:rsidR="006A4579" w:rsidRPr="00AB0474">
        <w:rPr>
          <w:rFonts w:ascii="Arial" w:hAnsi="Arial" w:cs="Arial"/>
        </w:rPr>
        <w:t xml:space="preserve">acetylated or phosphorylated. </w:t>
      </w:r>
      <w:r w:rsidR="008F1CB8">
        <w:rPr>
          <w:rFonts w:ascii="Arial" w:hAnsi="Arial" w:cs="Arial"/>
        </w:rPr>
        <w:t>However</w:t>
      </w:r>
      <w:r w:rsidR="00B20B36">
        <w:rPr>
          <w:rFonts w:ascii="Arial" w:hAnsi="Arial" w:cs="Arial"/>
        </w:rPr>
        <w:t>,</w:t>
      </w:r>
      <w:r w:rsidR="008F1CB8">
        <w:rPr>
          <w:rFonts w:ascii="Arial" w:hAnsi="Arial" w:cs="Arial"/>
        </w:rPr>
        <w:t xml:space="preserve"> </w:t>
      </w:r>
      <w:r w:rsidR="00090116">
        <w:rPr>
          <w:rFonts w:ascii="Arial" w:hAnsi="Arial" w:cs="Arial"/>
        </w:rPr>
        <w:t xml:space="preserve">only a fraction of PTM sites </w:t>
      </w:r>
      <w:proofErr w:type="gramStart"/>
      <w:r w:rsidR="00090116">
        <w:rPr>
          <w:rFonts w:ascii="Arial" w:hAnsi="Arial" w:cs="Arial"/>
        </w:rPr>
        <w:t>are</w:t>
      </w:r>
      <w:proofErr w:type="gramEnd"/>
      <w:r w:rsidR="00090116">
        <w:rPr>
          <w:rFonts w:ascii="Arial" w:hAnsi="Arial" w:cs="Arial"/>
        </w:rPr>
        <w:t xml:space="preserve"> likely to be active and function</w:t>
      </w:r>
      <w:r w:rsidR="003F6CF3">
        <w:rPr>
          <w:rFonts w:ascii="Arial" w:hAnsi="Arial" w:cs="Arial"/>
        </w:rPr>
        <w:t>al</w:t>
      </w:r>
      <w:r w:rsidR="00090116">
        <w:rPr>
          <w:rFonts w:ascii="Arial" w:hAnsi="Arial" w:cs="Arial"/>
        </w:rPr>
        <w:t xml:space="preserve"> i</w:t>
      </w:r>
      <w:r w:rsidR="006A4579" w:rsidRPr="00AB0474">
        <w:rPr>
          <w:rFonts w:ascii="Arial" w:hAnsi="Arial" w:cs="Arial"/>
        </w:rPr>
        <w:t>n a single condition</w:t>
      </w:r>
      <w:r w:rsidR="00090116">
        <w:rPr>
          <w:rFonts w:ascii="Arial" w:hAnsi="Arial" w:cs="Arial"/>
        </w:rPr>
        <w:t>.</w:t>
      </w:r>
      <w:r w:rsidR="003F6CF3">
        <w:rPr>
          <w:rFonts w:ascii="Arial" w:hAnsi="Arial" w:cs="Arial"/>
        </w:rPr>
        <w:t xml:space="preserve"> Overall, each regulatory mechanism had a distinct set of targets (Figure </w:t>
      </w:r>
      <w:r w:rsidR="003F6CF3" w:rsidRPr="00F70ABE">
        <w:rPr>
          <w:rFonts w:ascii="Arial" w:hAnsi="Arial" w:cs="Arial"/>
        </w:rPr>
        <w:t>1A</w:t>
      </w:r>
      <w:r w:rsidR="003F6CF3">
        <w:rPr>
          <w:rFonts w:ascii="Arial" w:hAnsi="Arial" w:cs="Arial"/>
        </w:rPr>
        <w:t>).</w:t>
      </w:r>
      <w:r w:rsidR="002E10FA" w:rsidRPr="002E10FA">
        <w:rPr>
          <w:rFonts w:ascii="Arial" w:hAnsi="Arial" w:cs="Arial"/>
        </w:rPr>
        <w:t xml:space="preserve"> </w:t>
      </w:r>
      <w:r w:rsidR="002E10FA" w:rsidRPr="00165737">
        <w:rPr>
          <w:rFonts w:ascii="Arial" w:hAnsi="Arial" w:cs="Arial"/>
        </w:rPr>
        <w:t>The targets of each regulatory mechanism were then used as input to CAROM.</w:t>
      </w:r>
    </w:p>
    <w:p w14:paraId="5692EEE1" w14:textId="663EE3ED" w:rsidR="003B1C57" w:rsidRDefault="00FE000C" w:rsidP="00AB0474">
      <w:pPr>
        <w:rPr>
          <w:rFonts w:ascii="Arial" w:hAnsi="Arial" w:cs="Arial"/>
        </w:rPr>
      </w:pPr>
      <w:r>
        <w:rPr>
          <w:rFonts w:ascii="Arial" w:hAnsi="Arial" w:cs="Arial"/>
        </w:rPr>
        <w:t>W</w:t>
      </w:r>
      <w:r w:rsidR="00AB0474" w:rsidRPr="00AB0474">
        <w:rPr>
          <w:rFonts w:ascii="Arial" w:hAnsi="Arial" w:cs="Arial"/>
        </w:rPr>
        <w:t xml:space="preserve">e </w:t>
      </w:r>
      <w:r w:rsidR="00BD4658">
        <w:rPr>
          <w:rFonts w:ascii="Arial" w:hAnsi="Arial" w:cs="Arial"/>
        </w:rPr>
        <w:t xml:space="preserve">used CAROM to </w:t>
      </w:r>
      <w:r>
        <w:rPr>
          <w:rFonts w:ascii="Arial" w:hAnsi="Arial" w:cs="Arial"/>
        </w:rPr>
        <w:t xml:space="preserve">find </w:t>
      </w:r>
      <w:r w:rsidRPr="002445B0">
        <w:rPr>
          <w:rFonts w:ascii="Arial" w:hAnsi="Arial" w:cs="Arial"/>
        </w:rPr>
        <w:t>common features of enzymes that are regulated by each mechanism</w:t>
      </w:r>
      <w:r w:rsidR="00F46692">
        <w:rPr>
          <w:rFonts w:ascii="Arial" w:hAnsi="Arial" w:cs="Arial"/>
        </w:rPr>
        <w:t>.</w:t>
      </w:r>
      <w:r>
        <w:rPr>
          <w:rFonts w:ascii="Arial" w:hAnsi="Arial" w:cs="Arial"/>
        </w:rPr>
        <w:t xml:space="preserve"> </w:t>
      </w:r>
      <w:r w:rsidR="00F46692">
        <w:rPr>
          <w:rFonts w:ascii="Arial" w:hAnsi="Arial" w:cs="Arial"/>
        </w:rPr>
        <w:t xml:space="preserve">We </w:t>
      </w:r>
      <w:r w:rsidR="00B70C9C">
        <w:rPr>
          <w:rFonts w:ascii="Arial" w:hAnsi="Arial" w:cs="Arial"/>
        </w:rPr>
        <w:t xml:space="preserve">first </w:t>
      </w:r>
      <w:r w:rsidR="00F46692">
        <w:rPr>
          <w:rFonts w:ascii="Arial" w:hAnsi="Arial" w:cs="Arial"/>
        </w:rPr>
        <w:t xml:space="preserve">analyzed </w:t>
      </w:r>
      <w:r w:rsidR="006D37E7">
        <w:rPr>
          <w:rFonts w:ascii="Arial" w:hAnsi="Arial" w:cs="Arial"/>
        </w:rPr>
        <w:t xml:space="preserve">the regulation of enzymes </w:t>
      </w:r>
      <w:r w:rsidR="00D462F5">
        <w:rPr>
          <w:rFonts w:ascii="Arial" w:hAnsi="Arial" w:cs="Arial"/>
        </w:rPr>
        <w:t xml:space="preserve">that </w:t>
      </w:r>
      <w:r w:rsidR="00EE7B06">
        <w:rPr>
          <w:rFonts w:ascii="Arial" w:hAnsi="Arial" w:cs="Arial"/>
        </w:rPr>
        <w:t xml:space="preserve">are essential for </w:t>
      </w:r>
      <w:r w:rsidR="00AB0474" w:rsidRPr="00AB0474">
        <w:rPr>
          <w:rFonts w:ascii="Arial" w:hAnsi="Arial" w:cs="Arial"/>
        </w:rPr>
        <w:t>growth</w:t>
      </w:r>
      <w:r w:rsidR="00A54593">
        <w:rPr>
          <w:rFonts w:ascii="Arial" w:hAnsi="Arial" w:cs="Arial"/>
        </w:rPr>
        <w:t xml:space="preserve"> in minimal media</w:t>
      </w:r>
      <w:r w:rsidR="0092371B">
        <w:rPr>
          <w:rFonts w:ascii="Arial" w:hAnsi="Arial" w:cs="Arial"/>
        </w:rPr>
        <w:t xml:space="preserve">. </w:t>
      </w:r>
      <w:bookmarkStart w:id="4" w:name="_Hlk16783040"/>
      <w:r w:rsidR="00EE7B06">
        <w:rPr>
          <w:rFonts w:ascii="Arial" w:hAnsi="Arial" w:cs="Arial"/>
        </w:rPr>
        <w:t xml:space="preserve">Essential enzymes in </w:t>
      </w:r>
      <w:r w:rsidR="00CD012B">
        <w:rPr>
          <w:rFonts w:ascii="Arial" w:hAnsi="Arial" w:cs="Arial"/>
        </w:rPr>
        <w:t xml:space="preserve">the </w:t>
      </w:r>
      <w:r w:rsidR="00351679">
        <w:rPr>
          <w:rFonts w:ascii="Arial" w:hAnsi="Arial" w:cs="Arial"/>
        </w:rPr>
        <w:t xml:space="preserve">yeast </w:t>
      </w:r>
      <w:r w:rsidR="00CD012B">
        <w:rPr>
          <w:rFonts w:ascii="Arial" w:hAnsi="Arial" w:cs="Arial"/>
        </w:rPr>
        <w:t>metabolic model</w:t>
      </w:r>
      <w:r w:rsidR="0092371B">
        <w:rPr>
          <w:rFonts w:ascii="Arial" w:hAnsi="Arial" w:cs="Arial"/>
        </w:rPr>
        <w:t xml:space="preserve"> </w:t>
      </w:r>
      <w:r w:rsidR="00A255C9">
        <w:rPr>
          <w:rFonts w:ascii="Arial" w:hAnsi="Arial" w:cs="Arial"/>
        </w:rPr>
        <w:t xml:space="preserve">were </w:t>
      </w:r>
      <w:r w:rsidR="00EE7B06">
        <w:rPr>
          <w:rFonts w:ascii="Arial" w:hAnsi="Arial" w:cs="Arial"/>
        </w:rPr>
        <w:t xml:space="preserve">determined </w:t>
      </w:r>
      <w:r w:rsidR="0092371B">
        <w:rPr>
          <w:rFonts w:ascii="Arial" w:hAnsi="Arial" w:cs="Arial"/>
        </w:rPr>
        <w:t>using</w:t>
      </w:r>
      <w:r w:rsidR="00211FC5">
        <w:rPr>
          <w:rFonts w:ascii="Arial" w:hAnsi="Arial" w:cs="Arial"/>
        </w:rPr>
        <w:t xml:space="preserve"> FBA</w:t>
      </w:r>
      <w:r w:rsidR="00AB0474" w:rsidRPr="00AB0474">
        <w:rPr>
          <w:rFonts w:ascii="Arial" w:hAnsi="Arial" w:cs="Arial"/>
        </w:rPr>
        <w:t>.</w:t>
      </w:r>
      <w:r w:rsidR="000B6B3D">
        <w:rPr>
          <w:rFonts w:ascii="Arial" w:hAnsi="Arial" w:cs="Arial"/>
        </w:rPr>
        <w:t xml:space="preserve"> </w:t>
      </w:r>
      <w:bookmarkEnd w:id="4"/>
      <w:r w:rsidR="00AB0474" w:rsidRPr="00AB0474">
        <w:rPr>
          <w:rFonts w:ascii="Arial" w:hAnsi="Arial" w:cs="Arial"/>
        </w:rPr>
        <w:t xml:space="preserve">Surprisingly, </w:t>
      </w:r>
      <w:r w:rsidR="006D37E7">
        <w:rPr>
          <w:rFonts w:ascii="Arial" w:hAnsi="Arial" w:cs="Arial"/>
        </w:rPr>
        <w:t>th</w:t>
      </w:r>
      <w:r w:rsidR="00B93028">
        <w:rPr>
          <w:rFonts w:ascii="Arial" w:hAnsi="Arial" w:cs="Arial"/>
        </w:rPr>
        <w:t>is set of</w:t>
      </w:r>
      <w:r w:rsidR="006D37E7">
        <w:rPr>
          <w:rFonts w:ascii="Arial" w:hAnsi="Arial" w:cs="Arial"/>
        </w:rPr>
        <w:t xml:space="preserve"> enzymes </w:t>
      </w:r>
      <w:r w:rsidR="00B93028">
        <w:rPr>
          <w:rFonts w:ascii="Arial" w:hAnsi="Arial" w:cs="Arial"/>
        </w:rPr>
        <w:t xml:space="preserve">was </w:t>
      </w:r>
      <w:r w:rsidR="00AB0474" w:rsidRPr="00AB0474">
        <w:rPr>
          <w:rFonts w:ascii="Arial" w:hAnsi="Arial" w:cs="Arial"/>
        </w:rPr>
        <w:t xml:space="preserve">highly enriched </w:t>
      </w:r>
      <w:r w:rsidR="00E253E5">
        <w:rPr>
          <w:rFonts w:ascii="Arial" w:hAnsi="Arial" w:cs="Arial"/>
        </w:rPr>
        <w:t xml:space="preserve">among those regulated by </w:t>
      </w:r>
      <w:r w:rsidR="00AB0474" w:rsidRPr="00AB0474">
        <w:rPr>
          <w:rFonts w:ascii="Arial" w:hAnsi="Arial" w:cs="Arial"/>
        </w:rPr>
        <w:t>acetylation</w:t>
      </w:r>
      <w:r w:rsidR="00E253E5">
        <w:rPr>
          <w:rFonts w:ascii="Arial" w:hAnsi="Arial" w:cs="Arial"/>
        </w:rPr>
        <w:t xml:space="preserve"> but not by other processes (ANOVA p-value &lt; 10</w:t>
      </w:r>
      <w:r w:rsidR="00E253E5" w:rsidRPr="00E253E5">
        <w:rPr>
          <w:rFonts w:ascii="Arial" w:hAnsi="Arial" w:cs="Arial"/>
          <w:vertAlign w:val="superscript"/>
        </w:rPr>
        <w:t>-16</w:t>
      </w:r>
      <w:r w:rsidR="00E253E5">
        <w:rPr>
          <w:rFonts w:ascii="Arial" w:hAnsi="Arial" w:cs="Arial"/>
        </w:rPr>
        <w:t>; Figure 1</w:t>
      </w:r>
      <w:r w:rsidR="00351679">
        <w:rPr>
          <w:rFonts w:ascii="Arial" w:hAnsi="Arial" w:cs="Arial"/>
        </w:rPr>
        <w:t>B; S. Table 2</w:t>
      </w:r>
      <w:r w:rsidR="00E253E5">
        <w:rPr>
          <w:rFonts w:ascii="Arial" w:hAnsi="Arial" w:cs="Arial"/>
        </w:rPr>
        <w:t>)</w:t>
      </w:r>
      <w:r w:rsidR="00AB0474" w:rsidRPr="00AB0474">
        <w:rPr>
          <w:rFonts w:ascii="Arial" w:hAnsi="Arial" w:cs="Arial"/>
        </w:rPr>
        <w:t xml:space="preserve">. </w:t>
      </w:r>
      <w:r w:rsidR="00087704">
        <w:rPr>
          <w:rFonts w:ascii="Arial" w:hAnsi="Arial" w:cs="Arial"/>
        </w:rPr>
        <w:t xml:space="preserve">Since </w:t>
      </w:r>
      <w:r w:rsidR="00087704" w:rsidRPr="00AB0474">
        <w:rPr>
          <w:rFonts w:ascii="Arial" w:hAnsi="Arial" w:cs="Arial"/>
        </w:rPr>
        <w:t xml:space="preserve">regulation </w:t>
      </w:r>
      <w:r w:rsidR="00087704">
        <w:rPr>
          <w:rFonts w:ascii="Arial" w:hAnsi="Arial" w:cs="Arial"/>
        </w:rPr>
        <w:t xml:space="preserve">can be </w:t>
      </w:r>
      <w:r w:rsidR="00087704" w:rsidRPr="00AB0474">
        <w:rPr>
          <w:rFonts w:ascii="Arial" w:hAnsi="Arial" w:cs="Arial"/>
        </w:rPr>
        <w:t>optimize</w:t>
      </w:r>
      <w:r w:rsidR="001B79A5">
        <w:rPr>
          <w:rFonts w:ascii="Arial" w:hAnsi="Arial" w:cs="Arial"/>
        </w:rPr>
        <w:t>d for</w:t>
      </w:r>
      <w:r w:rsidR="00087704" w:rsidRPr="00AB0474">
        <w:rPr>
          <w:rFonts w:ascii="Arial" w:hAnsi="Arial" w:cs="Arial"/>
        </w:rPr>
        <w:t xml:space="preserve"> fitness across multiple conditions</w:t>
      </w:r>
      <w:r w:rsidR="005C52EF">
        <w:rPr>
          <w:rFonts w:ascii="Arial" w:hAnsi="Arial" w:cs="Arial"/>
        </w:rPr>
        <w:t xml:space="preserve"> </w:t>
      </w:r>
      <w:r w:rsidR="00087704">
        <w:rPr>
          <w:rFonts w:ascii="Arial" w:hAnsi="Arial" w:cs="Arial"/>
        </w:rPr>
        <w:fldChar w:fldCharType="begin" w:fldLock="1"/>
      </w:r>
      <w:r w:rsidR="00C0497F">
        <w:rPr>
          <w:rFonts w:ascii="Arial" w:hAnsi="Arial" w:cs="Arial"/>
        </w:rPr>
        <w:instrText>ADDIN CSL_CITATION {"citationItems":[{"id":"ITEM-1","itemData":{"DOI":"10.1126/science.1216882","ISSN":"10959203","abstract":"Although the network topology of metabolism is well known, understanding the principles that govern the distribution of fluxes through metabolism lags behind. Experimentally, these fluxes can be measured by (13)C-flux analysis, and there has been a long-standing interest in understanding this functional network operation from an evolutionary perspective. On the basis of (13)C-determined fluxes from nine bacteria and multi-objective optimization theory, we show that metabolism operates close to the Pareto-optimal surface of a three-dimensional space defined by competing objectives. Consistent with flux data from evolved Escherichia coli, we propose that flux states evolve under the trade-off between two principles: optimality under one given condition and minimal adjustment between conditions. These principles form the forces by which evolution shapes metabolic fluxes in microorganisms' environmental context.","author":[{"dropping-particle":"","family":"Schuetz","given":"Robert","non-dropping-particle":"","parse-names":false,"suffix":""},{"dropping-particle":"","family":"Zamboni","given":"Nicola","non-dropping-particle":"","parse-names":false,"suffix":""},{"dropping-particle":"","family":"Zampieri","given":"Mattia","non-dropping-particle":"","parse-names":false,"suffix":""},{"dropping-particle":"","family":"Heinemann","given":"Matthias","non-dropping-particle":"","parse-names":false,"suffix":""},{"dropping-particle":"","family":"Sauer","given":"Uwe","non-dropping-particle":"","parse-names":false,"suffix":""}],"container-title":"Science","id":"ITEM-1","issued":{"date-parts":[["2012"]]},"title":"Multidimensional optimality of microbial metabolism","type":"article-journal"},"uris":["http://www.mendeley.com/documents/?uuid=173d54e2-21b0-4fe3-91b7-fe64e0ee3958"]}],"mendeley":{"formattedCitation":"[35]","plainTextFormattedCitation":"[35]","previouslyFormattedCitation":"[35]"},"properties":{"noteIndex":0},"schema":"https://github.com/citation-style-language/schema/raw/master/csl-citation.json"}</w:instrText>
      </w:r>
      <w:r w:rsidR="00087704">
        <w:rPr>
          <w:rFonts w:ascii="Arial" w:hAnsi="Arial" w:cs="Arial"/>
        </w:rPr>
        <w:fldChar w:fldCharType="separate"/>
      </w:r>
      <w:r w:rsidR="003007AB" w:rsidRPr="003007AB">
        <w:rPr>
          <w:rFonts w:ascii="Arial" w:hAnsi="Arial" w:cs="Arial"/>
          <w:noProof/>
        </w:rPr>
        <w:t>[35]</w:t>
      </w:r>
      <w:r w:rsidR="00087704">
        <w:rPr>
          <w:rFonts w:ascii="Arial" w:hAnsi="Arial" w:cs="Arial"/>
        </w:rPr>
        <w:fldChar w:fldCharType="end"/>
      </w:r>
      <w:r w:rsidR="00087704">
        <w:rPr>
          <w:rFonts w:ascii="Arial" w:hAnsi="Arial" w:cs="Arial"/>
        </w:rPr>
        <w:t xml:space="preserve">, </w:t>
      </w:r>
      <w:r w:rsidR="00B50C76">
        <w:rPr>
          <w:rFonts w:ascii="Arial" w:hAnsi="Arial" w:cs="Arial"/>
        </w:rPr>
        <w:t xml:space="preserve">we identified </w:t>
      </w:r>
      <w:r w:rsidR="00B50C76" w:rsidRPr="00AB0474">
        <w:rPr>
          <w:rFonts w:ascii="Arial" w:hAnsi="Arial" w:cs="Arial"/>
        </w:rPr>
        <w:t xml:space="preserve">enzymes that impact growth in </w:t>
      </w:r>
      <w:r w:rsidR="00B50C76">
        <w:rPr>
          <w:rFonts w:ascii="Arial" w:hAnsi="Arial" w:cs="Arial"/>
        </w:rPr>
        <w:t>87</w:t>
      </w:r>
      <w:r w:rsidR="00B50C76" w:rsidRPr="00AB0474">
        <w:rPr>
          <w:rFonts w:ascii="Arial" w:hAnsi="Arial" w:cs="Arial"/>
        </w:rPr>
        <w:t xml:space="preserve"> different </w:t>
      </w:r>
      <w:r w:rsidR="00843B80">
        <w:rPr>
          <w:rFonts w:ascii="Arial" w:hAnsi="Arial" w:cs="Arial"/>
        </w:rPr>
        <w:t xml:space="preserve">nutrient </w:t>
      </w:r>
      <w:r w:rsidR="00B50C76" w:rsidRPr="00AB0474">
        <w:rPr>
          <w:rFonts w:ascii="Arial" w:hAnsi="Arial" w:cs="Arial"/>
        </w:rPr>
        <w:t>conditions</w:t>
      </w:r>
      <w:r w:rsidR="00843B80">
        <w:rPr>
          <w:rFonts w:ascii="Arial" w:hAnsi="Arial" w:cs="Arial"/>
        </w:rPr>
        <w:t xml:space="preserve"> </w:t>
      </w:r>
      <w:r w:rsidR="005554DB">
        <w:rPr>
          <w:rFonts w:ascii="Arial" w:hAnsi="Arial" w:cs="Arial"/>
        </w:rPr>
        <w:t>comprising</w:t>
      </w:r>
      <w:r w:rsidR="00843B80">
        <w:rPr>
          <w:rFonts w:ascii="Arial" w:hAnsi="Arial" w:cs="Arial"/>
        </w:rPr>
        <w:t xml:space="preserve"> various carbon and nitrogen sources</w:t>
      </w:r>
      <w:r w:rsidR="00107CC4">
        <w:rPr>
          <w:rFonts w:ascii="Arial" w:hAnsi="Arial" w:cs="Arial"/>
        </w:rPr>
        <w:t xml:space="preserve"> using FBA</w:t>
      </w:r>
      <w:r w:rsidR="005554DB">
        <w:rPr>
          <w:rFonts w:ascii="Arial" w:hAnsi="Arial" w:cs="Arial"/>
        </w:rPr>
        <w:t>.</w:t>
      </w:r>
      <w:r w:rsidR="003B1C57" w:rsidRPr="00AB0474">
        <w:rPr>
          <w:rFonts w:ascii="Arial" w:hAnsi="Arial" w:cs="Arial"/>
        </w:rPr>
        <w:t xml:space="preserve"> </w:t>
      </w:r>
      <w:r w:rsidR="00087704">
        <w:rPr>
          <w:rFonts w:ascii="Arial" w:hAnsi="Arial" w:cs="Arial"/>
        </w:rPr>
        <w:t xml:space="preserve">This set of </w:t>
      </w:r>
      <w:r w:rsidR="003B1C57" w:rsidRPr="00AB0474">
        <w:rPr>
          <w:rFonts w:ascii="Arial" w:hAnsi="Arial" w:cs="Arial"/>
        </w:rPr>
        <w:t xml:space="preserve">essential </w:t>
      </w:r>
      <w:r w:rsidR="00087704">
        <w:rPr>
          <w:rFonts w:ascii="Arial" w:hAnsi="Arial" w:cs="Arial"/>
        </w:rPr>
        <w:t xml:space="preserve">enzymes was once again </w:t>
      </w:r>
      <w:r w:rsidR="003B1C57" w:rsidRPr="00AB0474">
        <w:rPr>
          <w:rFonts w:ascii="Arial" w:hAnsi="Arial" w:cs="Arial"/>
        </w:rPr>
        <w:t xml:space="preserve">enriched for </w:t>
      </w:r>
      <w:r w:rsidR="00B20B36" w:rsidRPr="00AB0474">
        <w:rPr>
          <w:rFonts w:ascii="Arial" w:hAnsi="Arial" w:cs="Arial"/>
        </w:rPr>
        <w:t>acetylation</w:t>
      </w:r>
      <w:r w:rsidR="003B1C57" w:rsidRPr="00AB0474">
        <w:rPr>
          <w:rFonts w:ascii="Arial" w:hAnsi="Arial" w:cs="Arial"/>
        </w:rPr>
        <w:t xml:space="preserve"> relative to other</w:t>
      </w:r>
      <w:r w:rsidR="007F4AA9">
        <w:rPr>
          <w:rFonts w:ascii="Arial" w:hAnsi="Arial" w:cs="Arial"/>
        </w:rPr>
        <w:t xml:space="preserve"> mechanisms</w:t>
      </w:r>
      <w:r w:rsidR="003B1C57">
        <w:rPr>
          <w:rFonts w:ascii="Arial" w:hAnsi="Arial" w:cs="Arial"/>
        </w:rPr>
        <w:t xml:space="preserve"> (</w:t>
      </w:r>
      <w:r w:rsidR="00A67189">
        <w:rPr>
          <w:rFonts w:ascii="Arial" w:hAnsi="Arial" w:cs="Arial"/>
        </w:rPr>
        <w:t xml:space="preserve">ANOVA </w:t>
      </w:r>
      <w:r w:rsidR="003B1C57">
        <w:rPr>
          <w:rFonts w:ascii="Arial" w:hAnsi="Arial" w:cs="Arial"/>
        </w:rPr>
        <w:t>p-value &lt; 10</w:t>
      </w:r>
      <w:r w:rsidR="003B1C57" w:rsidRPr="00E253E5">
        <w:rPr>
          <w:rFonts w:ascii="Arial" w:hAnsi="Arial" w:cs="Arial"/>
          <w:vertAlign w:val="superscript"/>
        </w:rPr>
        <w:t>-16</w:t>
      </w:r>
      <w:r w:rsidR="003B1C57">
        <w:rPr>
          <w:rFonts w:ascii="Arial" w:hAnsi="Arial" w:cs="Arial"/>
        </w:rPr>
        <w:t>; S. Figure 1)</w:t>
      </w:r>
      <w:r w:rsidR="003B1C57" w:rsidRPr="00AB0474">
        <w:rPr>
          <w:rFonts w:ascii="Arial" w:hAnsi="Arial" w:cs="Arial"/>
        </w:rPr>
        <w:t>.</w:t>
      </w:r>
      <w:r w:rsidR="003B1C57">
        <w:rPr>
          <w:rFonts w:ascii="Arial" w:hAnsi="Arial" w:cs="Arial"/>
        </w:rPr>
        <w:t xml:space="preserve"> </w:t>
      </w:r>
      <w:r w:rsidR="00D714E0" w:rsidRPr="006E37E1">
        <w:rPr>
          <w:rFonts w:ascii="Arial" w:hAnsi="Arial" w:cs="Arial"/>
        </w:rPr>
        <w:t xml:space="preserve">This </w:t>
      </w:r>
      <w:r w:rsidR="00183EFA">
        <w:rPr>
          <w:rFonts w:ascii="Arial" w:hAnsi="Arial" w:cs="Arial"/>
        </w:rPr>
        <w:t>trend was</w:t>
      </w:r>
      <w:r w:rsidR="00D714E0" w:rsidRPr="006E37E1">
        <w:rPr>
          <w:rFonts w:ascii="Arial" w:hAnsi="Arial" w:cs="Arial"/>
        </w:rPr>
        <w:t xml:space="preserve"> observed </w:t>
      </w:r>
      <w:commentRangeStart w:id="5"/>
      <w:r w:rsidR="00D714E0" w:rsidRPr="006E37E1">
        <w:rPr>
          <w:rFonts w:ascii="Arial" w:hAnsi="Arial" w:cs="Arial"/>
        </w:rPr>
        <w:t>using</w:t>
      </w:r>
      <w:commentRangeEnd w:id="5"/>
      <w:r w:rsidR="00F04B0D">
        <w:rPr>
          <w:rStyle w:val="CommentReference"/>
        </w:rPr>
        <w:commentReference w:id="5"/>
      </w:r>
      <w:r w:rsidR="00D714E0" w:rsidRPr="006E37E1">
        <w:rPr>
          <w:rFonts w:ascii="Arial" w:hAnsi="Arial" w:cs="Arial"/>
        </w:rPr>
        <w:t xml:space="preserve"> </w:t>
      </w:r>
      <w:r w:rsidR="00FA2023" w:rsidRPr="006E37E1">
        <w:rPr>
          <w:rFonts w:ascii="Arial" w:hAnsi="Arial" w:cs="Arial"/>
        </w:rPr>
        <w:t>experimentally</w:t>
      </w:r>
      <w:r w:rsidR="00D714E0" w:rsidRPr="006E37E1">
        <w:rPr>
          <w:rFonts w:ascii="Arial" w:hAnsi="Arial" w:cs="Arial"/>
        </w:rPr>
        <w:t xml:space="preserve"> </w:t>
      </w:r>
      <w:r w:rsidR="00A51B8A">
        <w:rPr>
          <w:rFonts w:ascii="Arial" w:hAnsi="Arial" w:cs="Arial"/>
        </w:rPr>
        <w:t xml:space="preserve">derived list of </w:t>
      </w:r>
      <w:r w:rsidR="00D714E0" w:rsidRPr="006E37E1">
        <w:rPr>
          <w:rFonts w:ascii="Arial" w:hAnsi="Arial" w:cs="Arial"/>
        </w:rPr>
        <w:t>essential genes as well (</w:t>
      </w:r>
      <w:r w:rsidR="0061501A">
        <w:rPr>
          <w:rFonts w:ascii="Arial" w:hAnsi="Arial" w:cs="Arial"/>
        </w:rPr>
        <w:t xml:space="preserve">hypergeometric </w:t>
      </w:r>
      <w:r w:rsidR="006963ED" w:rsidRPr="006E37E1">
        <w:rPr>
          <w:rFonts w:ascii="Arial" w:hAnsi="Arial" w:cs="Arial"/>
        </w:rPr>
        <w:t>p-value = 2 x 10</w:t>
      </w:r>
      <w:r w:rsidR="006963ED" w:rsidRPr="006E37E1">
        <w:rPr>
          <w:rFonts w:ascii="Arial" w:hAnsi="Arial" w:cs="Arial"/>
          <w:vertAlign w:val="superscript"/>
        </w:rPr>
        <w:t>-7</w:t>
      </w:r>
      <w:r w:rsidR="0061501A">
        <w:rPr>
          <w:rFonts w:ascii="Arial" w:hAnsi="Arial" w:cs="Arial"/>
        </w:rPr>
        <w:t xml:space="preserve"> for acetylation</w:t>
      </w:r>
      <w:r w:rsidR="00D714E0" w:rsidRPr="006E37E1">
        <w:rPr>
          <w:rFonts w:ascii="Arial" w:hAnsi="Arial" w:cs="Arial"/>
        </w:rPr>
        <w:t xml:space="preserve">). </w:t>
      </w:r>
      <w:r w:rsidR="00415002">
        <w:rPr>
          <w:rFonts w:ascii="Arial" w:hAnsi="Arial" w:cs="Arial"/>
        </w:rPr>
        <w:t>Thus, essential enzymes</w:t>
      </w:r>
      <w:r w:rsidR="00415002" w:rsidRPr="00AB0474">
        <w:rPr>
          <w:rFonts w:ascii="Arial" w:hAnsi="Arial" w:cs="Arial"/>
        </w:rPr>
        <w:t xml:space="preserve"> are likely to be constitutively expressed and </w:t>
      </w:r>
      <w:r w:rsidR="00415002">
        <w:rPr>
          <w:rFonts w:ascii="Arial" w:hAnsi="Arial" w:cs="Arial"/>
        </w:rPr>
        <w:t>their activity modulated</w:t>
      </w:r>
      <w:r w:rsidR="00415002" w:rsidRPr="00AB0474">
        <w:rPr>
          <w:rFonts w:ascii="Arial" w:hAnsi="Arial" w:cs="Arial"/>
        </w:rPr>
        <w:t xml:space="preserve"> through acetylation. </w:t>
      </w:r>
      <w:r w:rsidR="00415002" w:rsidRPr="00BB41CF">
        <w:rPr>
          <w:rFonts w:ascii="Arial" w:hAnsi="Arial" w:cs="Arial"/>
        </w:rPr>
        <w:t xml:space="preserve">This </w:t>
      </w:r>
      <w:r w:rsidR="00351679" w:rsidRPr="00BB41CF">
        <w:rPr>
          <w:rFonts w:ascii="Arial" w:hAnsi="Arial" w:cs="Arial"/>
        </w:rPr>
        <w:t xml:space="preserve">may explain why </w:t>
      </w:r>
      <w:r w:rsidR="007368AD" w:rsidRPr="00BB41CF">
        <w:rPr>
          <w:rFonts w:ascii="Arial" w:hAnsi="Arial" w:cs="Arial"/>
        </w:rPr>
        <w:t xml:space="preserve">transcriptional regulation </w:t>
      </w:r>
      <w:r w:rsidR="00882EB4" w:rsidRPr="00BB41CF">
        <w:rPr>
          <w:rFonts w:ascii="Arial" w:hAnsi="Arial" w:cs="Arial"/>
        </w:rPr>
        <w:t xml:space="preserve">has </w:t>
      </w:r>
      <w:r w:rsidR="007368AD" w:rsidRPr="00BB41CF">
        <w:rPr>
          <w:rFonts w:ascii="Arial" w:hAnsi="Arial" w:cs="Arial"/>
        </w:rPr>
        <w:t>minimal impact on fluxes in central metabolism, which contain several growth-limiting enzymes</w:t>
      </w:r>
      <w:r w:rsidR="005C52EF" w:rsidRPr="00BB41CF">
        <w:rPr>
          <w:rFonts w:ascii="Arial" w:hAnsi="Arial" w:cs="Arial"/>
        </w:rPr>
        <w:t xml:space="preserve"> </w:t>
      </w:r>
      <w:r w:rsidR="007368AD" w:rsidRPr="00BB41CF">
        <w:rPr>
          <w:rFonts w:ascii="Arial" w:hAnsi="Arial" w:cs="Arial"/>
        </w:rPr>
        <w:fldChar w:fldCharType="begin" w:fldLock="1"/>
      </w:r>
      <w:r w:rsidR="00BB2B12" w:rsidRPr="00BB41CF">
        <w:rPr>
          <w:rFonts w:ascii="Arial" w:hAnsi="Arial" w:cs="Arial"/>
        </w:rPr>
        <w:instrText>ADDIN CSL_CITATION {"citationItems":[{"id":"ITEM-1","itemData":{"DOI":"10.1073/pnas.0707476104","ISSN":"0027-8424","abstract":"Metabolic fluxes may be regulated \"hierarchically,\" e.g., by changes of gene expression that adjust enzyme capacities (V(max)) and/or \"metabolically\" by interactions of enzymes with substrates, products, or allosteric effectors. In the present study, a method is developed to dissect the hierarchical regulation into contributions by transcription, translation, protein degradation, and posttranslational modification. The method was applied to the regulation of fluxes through individual glycolytic enzymes when the yeast Saccharomyces cerevisiae was confronted with the absence of oxygen and the presence of benzoic acid depleting its ATP. Metabolic regulation largely contributed to the approximately 10-fold change in flux through the glycolytic enzymes. This contribution varied from 50 to 80%, depending on the glycolytic step and the cultivation condition tested. Within the 50-20% hierarchical regulation of fluxes, transcription played a minor role, whereas regulation of protein synthesis or degradation was the most important. These also contributed to 75-100% of the regulation of protein levels.","author":[{"dropping-particle":"","family":"Daran-Lapujade","given":"P.","non-dropping-particle":"","parse-names":false,"suffix":""},{"dropping-particle":"","family":"Rossell","given":"S.","non-dropping-particle":"","parse-names":false,"suffix":""},{"dropping-particle":"","family":"Gulik","given":"W. M.","non-dropping-particle":"van","parse-names":false,"suffix":""},{"dropping-particle":"","family":"Luttik","given":"M. A. H.","non-dropping-particle":"","parse-names":false,"suffix":""},{"dropping-particle":"","family":"Groot","given":"M. J. L.","non-dropping-particle":"de","parse-names":false,"suffix":""},{"dropping-particle":"","family":"Slijper","given":"M.","non-dropping-particle":"","parse-names":false,"suffix":""},{"dropping-particle":"","family":"Heck","given":"A. J. R.","non-dropping-particle":"","parse-names":false,"suffix":""},{"dropping-particle":"","family":"Daran","given":"J.-M.","non-dropping-particle":"","parse-names":false,"suffix":""},{"dropping-particle":"","family":"Winde","given":"J. H.","non-dropping-particle":"de","parse-names":false,"suffix":""},{"dropping-particle":"V.","family":"Westerhoff","given":"H.","non-dropping-particle":"","parse-names":false,"suffix":""},{"dropping-particle":"","family":"Pronk","given":"J. T.","non-dropping-particle":"","parse-names":false,"suffix":""},{"dropping-particle":"","family":"Bakker","given":"B. M.","non-dropping-particle":"","parse-names":false,"suffix":""}],"container-title":"Proceedings of the National Academy of Sciences","id":"ITEM-1","issued":{"date-parts":[["2007"]]},"title":"The fluxes through glycolytic enzymes in Saccharomyces cerevisiae are predominantly regulated at posttranscriptional levels","type":"article-journal"},"uris":["http://www.mendeley.com/documents/?uuid=36603264-8be9-414b-8a50-5bbab2af87ee"]},{"id":"ITEM-2","itemData":{"DOI":"10.1038/nrmicro3238","ISSN":"17401534","abstract":"Beyond fuelling cellular activities with building blocks and energy, metabolism also integrates environmental conditions into intracellular signals. The underlying regulatory network is complex and multifaceted: it ranges from slow interactions, such as changing gene expression, to rapid ones, such as the modulation of protein activity via post-translational modification or the allosteric binding of small molecules. In this Review, we outline the coordination of common metabolic tasks, including nutrient uptake, central metabolism, the generation of energy, the supply of amino acids and protein synthesis. Increasingly, a set of key metabolites is recognized to control individual regulatory circuits, which carry out specific functions of information input and regulatory output. Such a modular view of microbial metabolism facilitates an intuitive understanding of the molecular mechanisms that underlie cellular decision making.","author":[{"dropping-particle":"","family":"Chubukov","given":"Victor","non-dropping-particle":"","parse-names":false,"suffix":""},{"dropping-particle":"","family":"Gerosa","given":"Luca","non-dropping-particle":"","parse-names":false,"suffix":""},{"dropping-particle":"","family":"Kochanowski","given":"Karl","non-dropping-particle":"","parse-names":false,"suffix":""},{"dropping-particle":"","family":"Sauer","given":"Uwe","non-dropping-particle":"","parse-names":false,"suffix":""}],"container-title":"Nature Reviews Microbiology","id":"ITEM-2","issued":{"date-parts":[["2014"]]},"title":"Coordination of microbial metabolism","type":"article"},"uris":["http://www.mendeley.com/documents/?uuid=2a6c5823-b37f-4db0-8de5-2a6db1c16dc7"]}],"mendeley":{"formattedCitation":"[3,14]","plainTextFormattedCitation":"[3,14]","previouslyFormattedCitation":"[3,14]"},"properties":{"noteIndex":0},"schema":"https://github.com/citation-style-language/schema/raw/master/csl-citation.json"}</w:instrText>
      </w:r>
      <w:r w:rsidR="007368AD" w:rsidRPr="00BB41CF">
        <w:rPr>
          <w:rFonts w:ascii="Arial" w:hAnsi="Arial" w:cs="Arial"/>
        </w:rPr>
        <w:fldChar w:fldCharType="separate"/>
      </w:r>
      <w:r w:rsidR="00BB2B12" w:rsidRPr="00BB41CF">
        <w:rPr>
          <w:rFonts w:ascii="Arial" w:hAnsi="Arial" w:cs="Arial"/>
          <w:noProof/>
        </w:rPr>
        <w:t>[3,14]</w:t>
      </w:r>
      <w:r w:rsidR="007368AD" w:rsidRPr="00BB41CF">
        <w:rPr>
          <w:rFonts w:ascii="Arial" w:hAnsi="Arial" w:cs="Arial"/>
        </w:rPr>
        <w:fldChar w:fldCharType="end"/>
      </w:r>
      <w:r w:rsidR="007368AD" w:rsidRPr="00BB41CF">
        <w:rPr>
          <w:rFonts w:ascii="Arial" w:hAnsi="Arial" w:cs="Arial"/>
        </w:rPr>
        <w:t>.</w:t>
      </w:r>
      <w:r w:rsidR="007E0120">
        <w:rPr>
          <w:rFonts w:ascii="Arial" w:hAnsi="Arial" w:cs="Arial"/>
        </w:rPr>
        <w:t xml:space="preserve"> </w:t>
      </w:r>
    </w:p>
    <w:p w14:paraId="5DE31716" w14:textId="6363CEB2" w:rsidR="00683FA7" w:rsidRDefault="001C0536" w:rsidP="00AB0474">
      <w:pPr>
        <w:rPr>
          <w:rFonts w:ascii="Arial" w:hAnsi="Arial" w:cs="Arial"/>
        </w:rPr>
      </w:pPr>
      <w:r>
        <w:rPr>
          <w:rFonts w:ascii="Arial" w:hAnsi="Arial" w:cs="Arial"/>
        </w:rPr>
        <w:t>W</w:t>
      </w:r>
      <w:r w:rsidR="00AB0474" w:rsidRPr="00AB0474">
        <w:rPr>
          <w:rFonts w:ascii="Arial" w:hAnsi="Arial" w:cs="Arial"/>
        </w:rPr>
        <w:t xml:space="preserve">e </w:t>
      </w:r>
      <w:r w:rsidR="00DF51CB">
        <w:rPr>
          <w:rFonts w:ascii="Arial" w:hAnsi="Arial" w:cs="Arial"/>
        </w:rPr>
        <w:t xml:space="preserve">next </w:t>
      </w:r>
      <w:r w:rsidR="00AB0474" w:rsidRPr="00AB0474">
        <w:rPr>
          <w:rFonts w:ascii="Arial" w:hAnsi="Arial" w:cs="Arial"/>
        </w:rPr>
        <w:t>determine</w:t>
      </w:r>
      <w:r w:rsidR="006534D8">
        <w:rPr>
          <w:rFonts w:ascii="Arial" w:hAnsi="Arial" w:cs="Arial"/>
        </w:rPr>
        <w:t>d</w:t>
      </w:r>
      <w:r w:rsidR="00AB0474" w:rsidRPr="00AB0474">
        <w:rPr>
          <w:rFonts w:ascii="Arial" w:hAnsi="Arial" w:cs="Arial"/>
        </w:rPr>
        <w:t xml:space="preserve"> </w:t>
      </w:r>
      <w:r w:rsidR="00D054FA">
        <w:rPr>
          <w:rFonts w:ascii="Arial" w:hAnsi="Arial" w:cs="Arial"/>
        </w:rPr>
        <w:t>the impact</w:t>
      </w:r>
      <w:r w:rsidR="00AB0474" w:rsidRPr="00AB0474">
        <w:rPr>
          <w:rFonts w:ascii="Arial" w:hAnsi="Arial" w:cs="Arial"/>
        </w:rPr>
        <w:t xml:space="preserve"> </w:t>
      </w:r>
      <w:r w:rsidR="00D054FA">
        <w:rPr>
          <w:rFonts w:ascii="Arial" w:hAnsi="Arial" w:cs="Arial"/>
        </w:rPr>
        <w:t xml:space="preserve">of reaction position in </w:t>
      </w:r>
      <w:r w:rsidR="00AB0474" w:rsidRPr="00AB0474">
        <w:rPr>
          <w:rFonts w:ascii="Arial" w:hAnsi="Arial" w:cs="Arial"/>
        </w:rPr>
        <w:t xml:space="preserve">the network </w:t>
      </w:r>
      <w:r w:rsidR="00D054FA">
        <w:rPr>
          <w:rFonts w:ascii="Arial" w:hAnsi="Arial" w:cs="Arial"/>
        </w:rPr>
        <w:t xml:space="preserve">on </w:t>
      </w:r>
      <w:r w:rsidR="006F02FB">
        <w:rPr>
          <w:rFonts w:ascii="Arial" w:hAnsi="Arial" w:cs="Arial"/>
        </w:rPr>
        <w:t xml:space="preserve">its </w:t>
      </w:r>
      <w:r w:rsidR="00D054FA">
        <w:rPr>
          <w:rFonts w:ascii="Arial" w:hAnsi="Arial" w:cs="Arial"/>
        </w:rPr>
        <w:t>regulation</w:t>
      </w:r>
      <w:r w:rsidR="00AB0474" w:rsidRPr="00AB0474">
        <w:rPr>
          <w:rFonts w:ascii="Arial" w:hAnsi="Arial" w:cs="Arial"/>
        </w:rPr>
        <w:t xml:space="preserve">. </w:t>
      </w:r>
      <w:r w:rsidR="005A079A">
        <w:rPr>
          <w:rFonts w:ascii="Arial" w:hAnsi="Arial" w:cs="Arial"/>
        </w:rPr>
        <w:t xml:space="preserve">We counted the </w:t>
      </w:r>
      <w:r w:rsidR="005A079A" w:rsidRPr="00AB0474">
        <w:rPr>
          <w:rFonts w:ascii="Arial" w:hAnsi="Arial" w:cs="Arial"/>
        </w:rPr>
        <w:t>number of pathways each reaction is involved in</w:t>
      </w:r>
      <w:r w:rsidR="006F02FB">
        <w:rPr>
          <w:rFonts w:ascii="Arial" w:hAnsi="Arial" w:cs="Arial"/>
        </w:rPr>
        <w:t>,</w:t>
      </w:r>
      <w:r w:rsidR="005A079A" w:rsidRPr="00AB0474">
        <w:rPr>
          <w:rFonts w:ascii="Arial" w:hAnsi="Arial" w:cs="Arial"/>
        </w:rPr>
        <w:t xml:space="preserve"> </w:t>
      </w:r>
      <w:r w:rsidR="00E5523C">
        <w:rPr>
          <w:rFonts w:ascii="Arial" w:hAnsi="Arial" w:cs="Arial"/>
        </w:rPr>
        <w:t>along with other</w:t>
      </w:r>
      <w:r w:rsidR="00796F74">
        <w:rPr>
          <w:rFonts w:ascii="Arial" w:hAnsi="Arial" w:cs="Arial"/>
        </w:rPr>
        <w:t xml:space="preserve"> </w:t>
      </w:r>
      <w:r w:rsidR="008857EC">
        <w:rPr>
          <w:rFonts w:ascii="Arial" w:hAnsi="Arial" w:cs="Arial"/>
        </w:rPr>
        <w:t xml:space="preserve">topological </w:t>
      </w:r>
      <w:r w:rsidR="00AB0474" w:rsidRPr="00AB0474">
        <w:rPr>
          <w:rFonts w:ascii="Arial" w:hAnsi="Arial" w:cs="Arial"/>
        </w:rPr>
        <w:t>metric</w:t>
      </w:r>
      <w:r w:rsidR="00E5523C">
        <w:rPr>
          <w:rFonts w:ascii="Arial" w:hAnsi="Arial" w:cs="Arial"/>
        </w:rPr>
        <w:t>s</w:t>
      </w:r>
      <w:r w:rsidR="00AB0474" w:rsidRPr="00AB0474">
        <w:rPr>
          <w:rFonts w:ascii="Arial" w:hAnsi="Arial" w:cs="Arial"/>
        </w:rPr>
        <w:t>,</w:t>
      </w:r>
      <w:r w:rsidR="00796F74">
        <w:rPr>
          <w:rFonts w:ascii="Arial" w:hAnsi="Arial" w:cs="Arial"/>
        </w:rPr>
        <w:t xml:space="preserve"> </w:t>
      </w:r>
      <w:r w:rsidR="00E5523C">
        <w:rPr>
          <w:rFonts w:ascii="Arial" w:hAnsi="Arial" w:cs="Arial"/>
        </w:rPr>
        <w:t>such as</w:t>
      </w:r>
      <w:r w:rsidR="00AB0474" w:rsidRPr="00AB0474">
        <w:rPr>
          <w:rFonts w:ascii="Arial" w:hAnsi="Arial" w:cs="Arial"/>
        </w:rPr>
        <w:t xml:space="preserve"> the closeness</w:t>
      </w:r>
      <w:r w:rsidR="00FD5873">
        <w:rPr>
          <w:rFonts w:ascii="Arial" w:hAnsi="Arial" w:cs="Arial"/>
        </w:rPr>
        <w:t xml:space="preserve">, </w:t>
      </w:r>
      <w:r w:rsidR="006931F2">
        <w:rPr>
          <w:rFonts w:ascii="Arial" w:hAnsi="Arial" w:cs="Arial"/>
        </w:rPr>
        <w:t>degree</w:t>
      </w:r>
      <w:r w:rsidR="006534D8">
        <w:rPr>
          <w:rFonts w:ascii="Arial" w:hAnsi="Arial" w:cs="Arial"/>
        </w:rPr>
        <w:t>,</w:t>
      </w:r>
      <w:r w:rsidR="00FD5873">
        <w:rPr>
          <w:rFonts w:ascii="Arial" w:hAnsi="Arial" w:cs="Arial"/>
        </w:rPr>
        <w:t xml:space="preserve"> and</w:t>
      </w:r>
      <w:r w:rsidR="00AB0474" w:rsidRPr="00AB0474">
        <w:rPr>
          <w:rFonts w:ascii="Arial" w:hAnsi="Arial" w:cs="Arial"/>
        </w:rPr>
        <w:t xml:space="preserve"> </w:t>
      </w:r>
      <w:r w:rsidR="00077209">
        <w:rPr>
          <w:rFonts w:ascii="Arial" w:hAnsi="Arial" w:cs="Arial"/>
        </w:rPr>
        <w:t>P</w:t>
      </w:r>
      <w:r w:rsidR="00AB0474" w:rsidRPr="00AB0474">
        <w:rPr>
          <w:rFonts w:ascii="Arial" w:hAnsi="Arial" w:cs="Arial"/>
        </w:rPr>
        <w:t xml:space="preserve">age </w:t>
      </w:r>
      <w:r w:rsidR="00077209">
        <w:rPr>
          <w:rFonts w:ascii="Arial" w:hAnsi="Arial" w:cs="Arial"/>
        </w:rPr>
        <w:t>R</w:t>
      </w:r>
      <w:r w:rsidR="00AB0474" w:rsidRPr="00AB0474">
        <w:rPr>
          <w:rFonts w:ascii="Arial" w:hAnsi="Arial" w:cs="Arial"/>
        </w:rPr>
        <w:t xml:space="preserve">ank. </w:t>
      </w:r>
      <w:r w:rsidR="00FD5873">
        <w:rPr>
          <w:rFonts w:ascii="Arial" w:hAnsi="Arial" w:cs="Arial"/>
        </w:rPr>
        <w:t>W</w:t>
      </w:r>
      <w:r w:rsidR="00AB0474" w:rsidRPr="00AB0474">
        <w:rPr>
          <w:rFonts w:ascii="Arial" w:hAnsi="Arial" w:cs="Arial"/>
        </w:rPr>
        <w:t xml:space="preserve">e found that </w:t>
      </w:r>
      <w:r w:rsidR="00E408E5">
        <w:rPr>
          <w:rFonts w:ascii="Arial" w:hAnsi="Arial" w:cs="Arial"/>
        </w:rPr>
        <w:t xml:space="preserve">the regulation of enzymes </w:t>
      </w:r>
      <w:r w:rsidR="00AB0474" w:rsidRPr="00AB0474">
        <w:rPr>
          <w:rFonts w:ascii="Arial" w:hAnsi="Arial" w:cs="Arial"/>
        </w:rPr>
        <w:t>differe</w:t>
      </w:r>
      <w:r w:rsidR="00E408E5">
        <w:rPr>
          <w:rFonts w:ascii="Arial" w:hAnsi="Arial" w:cs="Arial"/>
        </w:rPr>
        <w:t xml:space="preserve">d </w:t>
      </w:r>
      <w:r w:rsidR="00E408E5" w:rsidRPr="00AB0474">
        <w:rPr>
          <w:rFonts w:ascii="Arial" w:hAnsi="Arial" w:cs="Arial"/>
        </w:rPr>
        <w:t>significantly</w:t>
      </w:r>
      <w:r w:rsidR="00AB0474" w:rsidRPr="00AB0474">
        <w:rPr>
          <w:rFonts w:ascii="Arial" w:hAnsi="Arial" w:cs="Arial"/>
        </w:rPr>
        <w:t xml:space="preserve"> based on network topology</w:t>
      </w:r>
      <w:r w:rsidR="00903BE9">
        <w:rPr>
          <w:rFonts w:ascii="Arial" w:hAnsi="Arial" w:cs="Arial"/>
        </w:rPr>
        <w:t xml:space="preserve"> (Figure 1</w:t>
      </w:r>
      <w:r w:rsidR="000C652F">
        <w:rPr>
          <w:rFonts w:ascii="Arial" w:hAnsi="Arial" w:cs="Arial"/>
        </w:rPr>
        <w:t>C</w:t>
      </w:r>
      <w:r w:rsidR="00077209">
        <w:rPr>
          <w:rFonts w:ascii="Arial" w:hAnsi="Arial" w:cs="Arial"/>
        </w:rPr>
        <w:t>; S. Figure 2</w:t>
      </w:r>
      <w:r w:rsidR="00903BE9">
        <w:rPr>
          <w:rFonts w:ascii="Arial" w:hAnsi="Arial" w:cs="Arial"/>
        </w:rPr>
        <w:t>). F</w:t>
      </w:r>
      <w:r w:rsidR="00AB0474" w:rsidRPr="00AB0474">
        <w:rPr>
          <w:rFonts w:ascii="Arial" w:hAnsi="Arial" w:cs="Arial"/>
        </w:rPr>
        <w:t xml:space="preserve">irst, </w:t>
      </w:r>
      <w:r w:rsidR="00D054FA">
        <w:rPr>
          <w:rFonts w:ascii="Arial" w:hAnsi="Arial" w:cs="Arial"/>
        </w:rPr>
        <w:t>reactions with low connectivity</w:t>
      </w:r>
      <w:r w:rsidR="00632031">
        <w:rPr>
          <w:rFonts w:ascii="Arial" w:hAnsi="Arial" w:cs="Arial"/>
        </w:rPr>
        <w:t>,</w:t>
      </w:r>
      <w:r w:rsidR="00AB0474" w:rsidRPr="00AB0474">
        <w:rPr>
          <w:rFonts w:ascii="Arial" w:hAnsi="Arial" w:cs="Arial"/>
        </w:rPr>
        <w:t xml:space="preserve"> measured through any of the topological metrics</w:t>
      </w:r>
      <w:r w:rsidR="00632031">
        <w:rPr>
          <w:rFonts w:ascii="Arial" w:hAnsi="Arial" w:cs="Arial"/>
        </w:rPr>
        <w:t>,</w:t>
      </w:r>
      <w:r w:rsidR="00AB0474" w:rsidRPr="00AB0474">
        <w:rPr>
          <w:rFonts w:ascii="Arial" w:hAnsi="Arial" w:cs="Arial"/>
        </w:rPr>
        <w:t xml:space="preserve"> </w:t>
      </w:r>
      <w:r w:rsidR="00D65DC0">
        <w:rPr>
          <w:rFonts w:ascii="Arial" w:hAnsi="Arial" w:cs="Arial"/>
        </w:rPr>
        <w:t xml:space="preserve">were highly likely to be </w:t>
      </w:r>
      <w:r w:rsidR="005F33EE">
        <w:rPr>
          <w:rFonts w:ascii="Arial" w:hAnsi="Arial" w:cs="Arial"/>
        </w:rPr>
        <w:t xml:space="preserve">not </w:t>
      </w:r>
      <w:r w:rsidR="00AB0474" w:rsidRPr="00AB0474">
        <w:rPr>
          <w:rFonts w:ascii="Arial" w:hAnsi="Arial" w:cs="Arial"/>
        </w:rPr>
        <w:t>regulated</w:t>
      </w:r>
      <w:r w:rsidR="005F33EE">
        <w:rPr>
          <w:rFonts w:ascii="Arial" w:hAnsi="Arial" w:cs="Arial"/>
        </w:rPr>
        <w:t xml:space="preserve"> by these mechanisms</w:t>
      </w:r>
      <w:r w:rsidR="00AB0474" w:rsidRPr="00AB0474">
        <w:rPr>
          <w:rFonts w:ascii="Arial" w:hAnsi="Arial" w:cs="Arial"/>
        </w:rPr>
        <w:t xml:space="preserve">. </w:t>
      </w:r>
      <w:r w:rsidR="0006258F">
        <w:rPr>
          <w:rFonts w:ascii="Arial" w:hAnsi="Arial" w:cs="Arial"/>
        </w:rPr>
        <w:t>In contrast</w:t>
      </w:r>
      <w:r w:rsidR="00AB0474" w:rsidRPr="00AB0474">
        <w:rPr>
          <w:rFonts w:ascii="Arial" w:hAnsi="Arial" w:cs="Arial"/>
        </w:rPr>
        <w:t xml:space="preserve">, </w:t>
      </w:r>
      <w:r w:rsidR="00FB366C">
        <w:rPr>
          <w:rFonts w:ascii="Arial" w:hAnsi="Arial" w:cs="Arial"/>
        </w:rPr>
        <w:t xml:space="preserve">highly connected </w:t>
      </w:r>
      <w:r w:rsidR="00AB0474" w:rsidRPr="00AB0474">
        <w:rPr>
          <w:rFonts w:ascii="Arial" w:hAnsi="Arial" w:cs="Arial"/>
        </w:rPr>
        <w:t>enzyme</w:t>
      </w:r>
      <w:r w:rsidR="00FB366C">
        <w:rPr>
          <w:rFonts w:ascii="Arial" w:hAnsi="Arial" w:cs="Arial"/>
        </w:rPr>
        <w:t>s</w:t>
      </w:r>
      <w:r w:rsidR="00AB0474" w:rsidRPr="00AB0474">
        <w:rPr>
          <w:rFonts w:ascii="Arial" w:hAnsi="Arial" w:cs="Arial"/>
        </w:rPr>
        <w:t xml:space="preserve"> </w:t>
      </w:r>
      <w:r w:rsidR="00D46357">
        <w:rPr>
          <w:rFonts w:ascii="Arial" w:hAnsi="Arial" w:cs="Arial"/>
        </w:rPr>
        <w:t xml:space="preserve">linking </w:t>
      </w:r>
      <w:r w:rsidR="00D46357" w:rsidRPr="00AB0474">
        <w:rPr>
          <w:rFonts w:ascii="Arial" w:hAnsi="Arial" w:cs="Arial"/>
        </w:rPr>
        <w:t>multiple pathways</w:t>
      </w:r>
      <w:r w:rsidR="00D46357">
        <w:rPr>
          <w:rFonts w:ascii="Arial" w:hAnsi="Arial" w:cs="Arial"/>
        </w:rPr>
        <w:t xml:space="preserve"> </w:t>
      </w:r>
      <w:r w:rsidR="00FB366C">
        <w:rPr>
          <w:rFonts w:ascii="Arial" w:hAnsi="Arial" w:cs="Arial"/>
        </w:rPr>
        <w:t xml:space="preserve">were </w:t>
      </w:r>
      <w:r w:rsidR="00AB0474" w:rsidRPr="00AB0474">
        <w:rPr>
          <w:rFonts w:ascii="Arial" w:hAnsi="Arial" w:cs="Arial"/>
        </w:rPr>
        <w:t xml:space="preserve">more likely </w:t>
      </w:r>
      <w:r w:rsidR="00F0659F">
        <w:rPr>
          <w:rFonts w:ascii="Arial" w:hAnsi="Arial" w:cs="Arial"/>
        </w:rPr>
        <w:t xml:space="preserve">to be </w:t>
      </w:r>
      <w:r w:rsidR="00AB0474" w:rsidRPr="00AB0474">
        <w:rPr>
          <w:rFonts w:ascii="Arial" w:hAnsi="Arial" w:cs="Arial"/>
        </w:rPr>
        <w:t>regulated by PTMs.</w:t>
      </w:r>
      <w:r w:rsidR="00D46357">
        <w:rPr>
          <w:rFonts w:ascii="Arial" w:hAnsi="Arial" w:cs="Arial"/>
        </w:rPr>
        <w:t xml:space="preserve"> </w:t>
      </w:r>
      <w:r w:rsidR="000B5C6C" w:rsidRPr="00CC5361">
        <w:rPr>
          <w:rFonts w:ascii="Arial" w:hAnsi="Arial" w:cs="Arial"/>
        </w:rPr>
        <w:t xml:space="preserve">Interestingly, reactions regulated by </w:t>
      </w:r>
      <w:r w:rsidR="00B20B36">
        <w:rPr>
          <w:rFonts w:ascii="Arial" w:hAnsi="Arial" w:cs="Arial"/>
        </w:rPr>
        <w:t>both</w:t>
      </w:r>
      <w:r w:rsidR="000B5C6C" w:rsidRPr="00CC5361">
        <w:rPr>
          <w:rFonts w:ascii="Arial" w:hAnsi="Arial" w:cs="Arial"/>
        </w:rPr>
        <w:t xml:space="preserve"> </w:t>
      </w:r>
      <w:r w:rsidR="009F4395">
        <w:rPr>
          <w:rFonts w:ascii="Arial" w:hAnsi="Arial" w:cs="Arial"/>
        </w:rPr>
        <w:t xml:space="preserve">the </w:t>
      </w:r>
      <w:r w:rsidR="00B20B36">
        <w:rPr>
          <w:rFonts w:ascii="Arial" w:hAnsi="Arial" w:cs="Arial"/>
        </w:rPr>
        <w:t>PTMs</w:t>
      </w:r>
      <w:r w:rsidR="000B5C6C" w:rsidRPr="00CC5361">
        <w:rPr>
          <w:rFonts w:ascii="Arial" w:hAnsi="Arial" w:cs="Arial"/>
        </w:rPr>
        <w:t xml:space="preserve"> had the highest connectivity</w:t>
      </w:r>
      <w:r w:rsidR="00204FE6" w:rsidRPr="00CC5361">
        <w:rPr>
          <w:rFonts w:ascii="Arial" w:hAnsi="Arial" w:cs="Arial"/>
        </w:rPr>
        <w:t xml:space="preserve"> (S. Figure</w:t>
      </w:r>
      <w:r w:rsidR="001514E6">
        <w:rPr>
          <w:rFonts w:ascii="Arial" w:hAnsi="Arial" w:cs="Arial"/>
        </w:rPr>
        <w:t>s</w:t>
      </w:r>
      <w:r w:rsidR="00204FE6" w:rsidRPr="00CC5361">
        <w:rPr>
          <w:rFonts w:ascii="Arial" w:hAnsi="Arial" w:cs="Arial"/>
        </w:rPr>
        <w:t xml:space="preserve"> </w:t>
      </w:r>
      <w:r w:rsidR="00B20B36">
        <w:rPr>
          <w:rFonts w:ascii="Arial" w:hAnsi="Arial" w:cs="Arial"/>
        </w:rPr>
        <w:t>2</w:t>
      </w:r>
      <w:r w:rsidR="001514E6">
        <w:rPr>
          <w:rFonts w:ascii="Arial" w:hAnsi="Arial" w:cs="Arial"/>
        </w:rPr>
        <w:t>, 3</w:t>
      </w:r>
      <w:r w:rsidR="00204FE6" w:rsidRPr="00CC5361">
        <w:rPr>
          <w:rFonts w:ascii="Arial" w:hAnsi="Arial" w:cs="Arial"/>
        </w:rPr>
        <w:t>)</w:t>
      </w:r>
      <w:r w:rsidR="000B5C6C" w:rsidRPr="00CC5361">
        <w:rPr>
          <w:rFonts w:ascii="Arial" w:hAnsi="Arial" w:cs="Arial"/>
        </w:rPr>
        <w:t>.</w:t>
      </w:r>
      <w:r w:rsidR="000B5C6C">
        <w:rPr>
          <w:rFonts w:ascii="Arial" w:hAnsi="Arial" w:cs="Arial"/>
        </w:rPr>
        <w:t xml:space="preserve"> </w:t>
      </w:r>
      <w:r w:rsidR="00D23EFD" w:rsidRPr="00BB41CF">
        <w:rPr>
          <w:rFonts w:ascii="Arial" w:hAnsi="Arial" w:cs="Arial"/>
        </w:rPr>
        <w:t>S</w:t>
      </w:r>
      <w:r w:rsidR="005B1951" w:rsidRPr="00BB41CF">
        <w:rPr>
          <w:rFonts w:ascii="Arial" w:hAnsi="Arial" w:cs="Arial"/>
        </w:rPr>
        <w:t>everal</w:t>
      </w:r>
      <w:r w:rsidR="00AB0474" w:rsidRPr="00BB41CF">
        <w:rPr>
          <w:rFonts w:ascii="Arial" w:hAnsi="Arial" w:cs="Arial"/>
        </w:rPr>
        <w:t xml:space="preserve"> key hubs, </w:t>
      </w:r>
      <w:r w:rsidR="009C6E86" w:rsidRPr="00BB41CF">
        <w:rPr>
          <w:rFonts w:ascii="Arial" w:hAnsi="Arial" w:cs="Arial"/>
        </w:rPr>
        <w:t xml:space="preserve">such as acetyl-CoA acetyltransferase, hexokinase and phosphofructokinase </w:t>
      </w:r>
      <w:r w:rsidR="00AB0474" w:rsidRPr="00BB41CF">
        <w:rPr>
          <w:rFonts w:ascii="Arial" w:hAnsi="Arial" w:cs="Arial"/>
        </w:rPr>
        <w:t xml:space="preserve">are </w:t>
      </w:r>
      <w:r w:rsidR="009C6E86" w:rsidRPr="00BB41CF">
        <w:rPr>
          <w:rFonts w:ascii="Arial" w:hAnsi="Arial" w:cs="Arial"/>
        </w:rPr>
        <w:t>regulated by</w:t>
      </w:r>
      <w:r w:rsidR="005B1951" w:rsidRPr="00BB41CF">
        <w:rPr>
          <w:rFonts w:ascii="Arial" w:hAnsi="Arial" w:cs="Arial"/>
        </w:rPr>
        <w:t xml:space="preserve"> </w:t>
      </w:r>
      <w:r w:rsidR="00327C55" w:rsidRPr="00BB41CF">
        <w:rPr>
          <w:rFonts w:ascii="Arial" w:hAnsi="Arial" w:cs="Arial"/>
        </w:rPr>
        <w:t xml:space="preserve">multiple </w:t>
      </w:r>
      <w:r w:rsidR="005B1951" w:rsidRPr="00BB41CF">
        <w:rPr>
          <w:rFonts w:ascii="Arial" w:hAnsi="Arial" w:cs="Arial"/>
        </w:rPr>
        <w:t xml:space="preserve">mechanisms (S. </w:t>
      </w:r>
      <w:r w:rsidR="005B55EE" w:rsidRPr="00BB41CF">
        <w:rPr>
          <w:rFonts w:ascii="Arial" w:hAnsi="Arial" w:cs="Arial"/>
        </w:rPr>
        <w:t>T</w:t>
      </w:r>
      <w:r w:rsidR="005B1951" w:rsidRPr="00BB41CF">
        <w:rPr>
          <w:rFonts w:ascii="Arial" w:hAnsi="Arial" w:cs="Arial"/>
        </w:rPr>
        <w:t xml:space="preserve">able </w:t>
      </w:r>
      <w:r w:rsidR="00B063C6" w:rsidRPr="00BB41CF">
        <w:rPr>
          <w:rFonts w:ascii="Arial" w:hAnsi="Arial" w:cs="Arial"/>
        </w:rPr>
        <w:t>3</w:t>
      </w:r>
      <w:r w:rsidR="005B1951" w:rsidRPr="00BB41CF">
        <w:rPr>
          <w:rFonts w:ascii="Arial" w:hAnsi="Arial" w:cs="Arial"/>
        </w:rPr>
        <w:t>).</w:t>
      </w:r>
      <w:r w:rsidR="00AB0474" w:rsidRPr="00AB0474">
        <w:rPr>
          <w:rFonts w:ascii="Arial" w:hAnsi="Arial" w:cs="Arial"/>
        </w:rPr>
        <w:t xml:space="preserve"> </w:t>
      </w:r>
    </w:p>
    <w:p w14:paraId="1898B324" w14:textId="6944CD34" w:rsidR="007F4AA9" w:rsidRDefault="00AB0474" w:rsidP="00AB0474">
      <w:pPr>
        <w:rPr>
          <w:rFonts w:ascii="Arial" w:hAnsi="Arial" w:cs="Arial"/>
        </w:rPr>
      </w:pPr>
      <w:r w:rsidRPr="00AB0474">
        <w:rPr>
          <w:rFonts w:ascii="Arial" w:hAnsi="Arial" w:cs="Arial"/>
        </w:rPr>
        <w:t>We next assessed how reg</w:t>
      </w:r>
      <w:r w:rsidR="00862B83">
        <w:rPr>
          <w:rFonts w:ascii="Arial" w:hAnsi="Arial" w:cs="Arial"/>
        </w:rPr>
        <w:t>u</w:t>
      </w:r>
      <w:r w:rsidRPr="00AB0474">
        <w:rPr>
          <w:rFonts w:ascii="Arial" w:hAnsi="Arial" w:cs="Arial"/>
        </w:rPr>
        <w:t xml:space="preserve">lation differs based on the </w:t>
      </w:r>
      <w:r w:rsidR="00185F57">
        <w:rPr>
          <w:rFonts w:ascii="Arial" w:hAnsi="Arial" w:cs="Arial"/>
        </w:rPr>
        <w:t xml:space="preserve">magnitude and direction of </w:t>
      </w:r>
      <w:r w:rsidRPr="00AB0474">
        <w:rPr>
          <w:rFonts w:ascii="Arial" w:hAnsi="Arial" w:cs="Arial"/>
        </w:rPr>
        <w:t>flux through the network</w:t>
      </w:r>
      <w:r w:rsidR="00D97253">
        <w:rPr>
          <w:rFonts w:ascii="Arial" w:hAnsi="Arial" w:cs="Arial"/>
        </w:rPr>
        <w:t xml:space="preserve">. </w:t>
      </w:r>
      <w:r w:rsidR="0010417D">
        <w:rPr>
          <w:rFonts w:ascii="Arial" w:hAnsi="Arial" w:cs="Arial"/>
        </w:rPr>
        <w:t xml:space="preserve">We inferred </w:t>
      </w:r>
      <w:r w:rsidR="003A0B88">
        <w:rPr>
          <w:rFonts w:ascii="Arial" w:hAnsi="Arial" w:cs="Arial"/>
        </w:rPr>
        <w:t>the</w:t>
      </w:r>
      <w:r w:rsidR="00B64732">
        <w:rPr>
          <w:rFonts w:ascii="Arial" w:hAnsi="Arial" w:cs="Arial"/>
        </w:rPr>
        <w:t xml:space="preserve"> full</w:t>
      </w:r>
      <w:r w:rsidR="003A0B88">
        <w:rPr>
          <w:rFonts w:ascii="Arial" w:hAnsi="Arial" w:cs="Arial"/>
        </w:rPr>
        <w:t xml:space="preserve"> range of fluxes possible through</w:t>
      </w:r>
      <w:r w:rsidR="003C26BD">
        <w:rPr>
          <w:rFonts w:ascii="Arial" w:hAnsi="Arial" w:cs="Arial"/>
        </w:rPr>
        <w:t xml:space="preserve"> each reaction </w:t>
      </w:r>
      <w:r w:rsidR="0010417D">
        <w:rPr>
          <w:rFonts w:ascii="Arial" w:hAnsi="Arial" w:cs="Arial"/>
        </w:rPr>
        <w:t xml:space="preserve">using </w:t>
      </w:r>
      <w:r w:rsidR="003A0B88" w:rsidRPr="00AB0474">
        <w:rPr>
          <w:rFonts w:ascii="Arial" w:hAnsi="Arial" w:cs="Arial"/>
        </w:rPr>
        <w:t>flux</w:t>
      </w:r>
      <w:r w:rsidR="003A0B88">
        <w:rPr>
          <w:rFonts w:ascii="Arial" w:hAnsi="Arial" w:cs="Arial"/>
        </w:rPr>
        <w:t xml:space="preserve"> variability</w:t>
      </w:r>
      <w:r w:rsidR="003A0B88" w:rsidRPr="00AB0474">
        <w:rPr>
          <w:rFonts w:ascii="Arial" w:hAnsi="Arial" w:cs="Arial"/>
        </w:rPr>
        <w:t xml:space="preserve"> </w:t>
      </w:r>
      <w:r w:rsidR="003A0B88">
        <w:rPr>
          <w:rFonts w:ascii="Arial" w:hAnsi="Arial" w:cs="Arial"/>
        </w:rPr>
        <w:t>analysis (</w:t>
      </w:r>
      <w:r w:rsidRPr="00AB0474">
        <w:rPr>
          <w:rFonts w:ascii="Arial" w:hAnsi="Arial" w:cs="Arial"/>
        </w:rPr>
        <w:t>FVA</w:t>
      </w:r>
      <w:r w:rsidR="003A0B88">
        <w:rPr>
          <w:rFonts w:ascii="Arial" w:hAnsi="Arial" w:cs="Arial"/>
        </w:rPr>
        <w:t>)</w:t>
      </w:r>
      <w:r w:rsidR="00D576FD">
        <w:rPr>
          <w:rFonts w:ascii="Arial" w:hAnsi="Arial" w:cs="Arial"/>
        </w:rPr>
        <w:t xml:space="preserve"> </w:t>
      </w:r>
      <w:r w:rsidR="00F17F3D">
        <w:rPr>
          <w:rFonts w:ascii="Arial" w:hAnsi="Arial" w:cs="Arial"/>
        </w:rPr>
        <w:fldChar w:fldCharType="begin" w:fldLock="1"/>
      </w:r>
      <w:r w:rsidR="00C0497F">
        <w:rPr>
          <w:rFonts w:ascii="Arial" w:hAnsi="Arial" w:cs="Arial"/>
        </w:rPr>
        <w:instrText>ADDIN CSL_CITATION {"citationItems":[{"id":"ITEM-1","itemData":{"DOI":"10.1016/j.ymben.2003.09.002","ISSN":"10967176","abstract":"Genome-scale constraint-based models of several organisms have now been constructed and are being used for model driven research. A key issue that may arise in the use of such models is the existence of alternate optimal solutions wherein the same maximal objective (e.g., growth rate) can be achieved through different flux distributions. Herein, we investigate the effects that alternate optimal solutions may have on the predicted range of flux values calculated using currently practiced linear (LP) and quadratic programming (QP) methods. An efficient LP-based strategy is described to calculate the range of flux variability that can be present in order to achieve optimal as well as suboptimal objective states. Sample results are provided for growth predictions of E. coli using glucose, acetate, and lactate as carbon substrates. These results demonstrate the extent of flux variability to be highly dependent on environmental conditions and network composition. In addition we examined the impact of alternate optima for growth under gene knockout conditions as calculated using QP-based methods. It was observed that calculations using QP-based methods can show significant variation in growth rate if the flux variability among alternate optima is high. The underlying biological significance and general source of such flux variability is further investigated through the identification of redundancies in the network (equivalent reaction sets) that lead to alternate solutions. Collectively, these results illustrate the variability inherent in metabolic flux distributions and the possible implications of this heterogeneity for constraint-based modeling approaches. These methods also provide an efficient and robust method to calculate the range of flux distributions that can be derived from quantitative fermentation data.","author":[{"dropping-particle":"","family":"Mahadevan","given":"R.","non-dropping-particle":"","parse-names":false,"suffix":""},{"dropping-particle":"","family":"Schilling","given":"C.H.","non-dropping-particle":"","parse-names":false,"suffix":""}],"container-title":"Metabolic Engineering","id":"ITEM-1","issue":"4","issued":{"date-parts":[["2003"]]},"page":"264-276","title":"The effects of alternate optimal solutions in constraint-based genome-scale metabolic models","type":"article-journal","volume":"5"},"uris":["http://www.mendeley.com/documents/?uuid=007259aa-57fd-47fc-9e54-9e851cf22564"]}],"mendeley":{"formattedCitation":"[36]","plainTextFormattedCitation":"[36]","previouslyFormattedCitation":"[36]"},"properties":{"noteIndex":0},"schema":"https://github.com/citation-style-language/schema/raw/master/csl-citation.json"}</w:instrText>
      </w:r>
      <w:r w:rsidR="00F17F3D">
        <w:rPr>
          <w:rFonts w:ascii="Arial" w:hAnsi="Arial" w:cs="Arial"/>
        </w:rPr>
        <w:fldChar w:fldCharType="separate"/>
      </w:r>
      <w:r w:rsidR="003007AB" w:rsidRPr="003007AB">
        <w:rPr>
          <w:rFonts w:ascii="Arial" w:hAnsi="Arial" w:cs="Arial"/>
          <w:noProof/>
        </w:rPr>
        <w:t>[36]</w:t>
      </w:r>
      <w:r w:rsidR="00F17F3D">
        <w:rPr>
          <w:rFonts w:ascii="Arial" w:hAnsi="Arial" w:cs="Arial"/>
        </w:rPr>
        <w:fldChar w:fldCharType="end"/>
      </w:r>
      <w:r w:rsidR="003C26BD">
        <w:rPr>
          <w:rFonts w:ascii="Arial" w:hAnsi="Arial" w:cs="Arial"/>
        </w:rPr>
        <w:t xml:space="preserve">. </w:t>
      </w:r>
      <w:r w:rsidR="00180D52">
        <w:rPr>
          <w:rFonts w:ascii="Arial" w:hAnsi="Arial" w:cs="Arial"/>
        </w:rPr>
        <w:t xml:space="preserve">Since </w:t>
      </w:r>
      <w:r w:rsidR="006931F2">
        <w:rPr>
          <w:rFonts w:ascii="Arial" w:hAnsi="Arial" w:cs="Arial"/>
        </w:rPr>
        <w:t xml:space="preserve">yeast </w:t>
      </w:r>
      <w:r w:rsidR="00180D52">
        <w:rPr>
          <w:rFonts w:ascii="Arial" w:hAnsi="Arial" w:cs="Arial"/>
        </w:rPr>
        <w:t>cells may not optimiz</w:t>
      </w:r>
      <w:r w:rsidR="006931F2">
        <w:rPr>
          <w:rFonts w:ascii="Arial" w:hAnsi="Arial" w:cs="Arial"/>
        </w:rPr>
        <w:t>e their metabolism</w:t>
      </w:r>
      <w:r w:rsidR="00180D52">
        <w:rPr>
          <w:rFonts w:ascii="Arial" w:hAnsi="Arial" w:cs="Arial"/>
        </w:rPr>
        <w:t xml:space="preserve"> for biomass synthesis during transition to stationary phase, we also </w:t>
      </w:r>
      <w:r w:rsidR="003C26BD">
        <w:rPr>
          <w:rFonts w:ascii="Arial" w:hAnsi="Arial" w:cs="Arial"/>
        </w:rPr>
        <w:t xml:space="preserve">performed FVA </w:t>
      </w:r>
      <w:r w:rsidR="003A0B88" w:rsidRPr="00AB0474">
        <w:rPr>
          <w:rFonts w:ascii="Arial" w:hAnsi="Arial" w:cs="Arial"/>
        </w:rPr>
        <w:t xml:space="preserve">without assuming </w:t>
      </w:r>
      <w:r w:rsidR="001E22CA">
        <w:rPr>
          <w:rFonts w:ascii="Arial" w:hAnsi="Arial" w:cs="Arial"/>
        </w:rPr>
        <w:t>biomass maximization</w:t>
      </w:r>
      <w:r w:rsidRPr="00AB0474">
        <w:rPr>
          <w:rFonts w:ascii="Arial" w:hAnsi="Arial" w:cs="Arial"/>
        </w:rPr>
        <w:t xml:space="preserve">. </w:t>
      </w:r>
      <w:r w:rsidR="006931F2">
        <w:rPr>
          <w:rFonts w:ascii="Arial" w:hAnsi="Arial" w:cs="Arial"/>
        </w:rPr>
        <w:t xml:space="preserve">We found that </w:t>
      </w:r>
      <w:r w:rsidR="00D65DC0">
        <w:rPr>
          <w:rFonts w:ascii="Arial" w:hAnsi="Arial" w:cs="Arial"/>
        </w:rPr>
        <w:t>ir</w:t>
      </w:r>
      <w:r w:rsidR="00271952">
        <w:rPr>
          <w:rFonts w:ascii="Arial" w:hAnsi="Arial" w:cs="Arial"/>
        </w:rPr>
        <w:t>r</w:t>
      </w:r>
      <w:r w:rsidR="00184F58" w:rsidRPr="00AB0474">
        <w:rPr>
          <w:rFonts w:ascii="Arial" w:hAnsi="Arial" w:cs="Arial"/>
        </w:rPr>
        <w:t>eversib</w:t>
      </w:r>
      <w:r w:rsidR="00D65DC0">
        <w:rPr>
          <w:rFonts w:ascii="Arial" w:hAnsi="Arial" w:cs="Arial"/>
        </w:rPr>
        <w:t>le reactions were highly likely to be regulated</w:t>
      </w:r>
      <w:r w:rsidR="00184F58" w:rsidRPr="00AB0474">
        <w:rPr>
          <w:rFonts w:ascii="Arial" w:hAnsi="Arial" w:cs="Arial"/>
        </w:rPr>
        <w:t xml:space="preserve"> </w:t>
      </w:r>
      <w:r w:rsidR="00C84C5E">
        <w:rPr>
          <w:rFonts w:ascii="Arial" w:hAnsi="Arial" w:cs="Arial"/>
        </w:rPr>
        <w:t xml:space="preserve">(S. Figure </w:t>
      </w:r>
      <w:r w:rsidR="001514E6">
        <w:rPr>
          <w:rFonts w:ascii="Arial" w:hAnsi="Arial" w:cs="Arial"/>
        </w:rPr>
        <w:t>4</w:t>
      </w:r>
      <w:r w:rsidR="00C84C5E">
        <w:rPr>
          <w:rFonts w:ascii="Arial" w:hAnsi="Arial" w:cs="Arial"/>
        </w:rPr>
        <w:t>)</w:t>
      </w:r>
      <w:r w:rsidR="00B6394F">
        <w:rPr>
          <w:rFonts w:ascii="Arial" w:hAnsi="Arial" w:cs="Arial"/>
        </w:rPr>
        <w:t xml:space="preserve">. </w:t>
      </w:r>
      <w:r w:rsidR="00B6394F" w:rsidRPr="00B6394F">
        <w:rPr>
          <w:rFonts w:ascii="Arial" w:hAnsi="Arial" w:cs="Arial"/>
        </w:rPr>
        <w:t>A recent study found the same trend for allosteric regulation as well</w:t>
      </w:r>
      <w:r w:rsidR="006670BB">
        <w:rPr>
          <w:rFonts w:ascii="Arial" w:hAnsi="Arial" w:cs="Arial"/>
        </w:rPr>
        <w:t xml:space="preserve"> </w:t>
      </w:r>
      <w:r w:rsidR="00F17F3D">
        <w:rPr>
          <w:rFonts w:ascii="Arial" w:hAnsi="Arial" w:cs="Arial"/>
        </w:rPr>
        <w:fldChar w:fldCharType="begin" w:fldLock="1"/>
      </w:r>
      <w:r w:rsidR="00BB2B12">
        <w:rPr>
          <w:rFonts w:ascii="Arial" w:hAnsi="Arial" w:cs="Arial"/>
        </w:rPr>
        <w:instrText>ADDIN CSL_CITATION {"citationItems":[{"id":"ITEM-1","itemData":{"DOI":"10.1126/science.aaf2786","ISSN":"10959203","abstract":"Cellular metabolic fluxes are determined by enzyme activities and metabolite abundances. Biochemical approaches reveal the impact of specific substrates or regulators on enzyme kinetics but do not capture the extent to which metabolite and enzyme concentrations vary across physiological states and, therefore, how cellular reactions are regulated. We measured enzyme and metabolite concentrations and metabolic fluxes across 25 steady-state yeast cultures. We then assessed the extent to which flux can be explained by a Michaelis-Menten relationship between enzyme, substrate, product, and potential regulator concentrations. This revealed three previously unrecognized instances of cross-pathway regulation, which we biochemically verified. One of these involved inhibition of pyruvate kinase by citrate, which accumulated and thereby curtailed glycolytic outflow in nitrogen-limited yeast. Overall, substrate concentrations were the strongest driver of the net rates of cellular metabolic reactions, with metabolite concentrations collectively having more than double the physiological impact of enzymes.","author":[{"dropping-particle":"","family":"Hackett","given":"Sean R.","non-dropping-particle":"","parse-names":false,"suffix":""},{"dropping-particle":"","family":"Zanotelli","given":"Vito R.T.","non-dropping-particle":"","parse-names":false,"suffix":""},{"dropping-particle":"","family":"Xu","given":"Wenxin","non-dropping-particle":"","parse-names":false,"suffix":""},{"dropping-particle":"","family":"Goya","given":"Jonathan","non-dropping-particle":"","parse-names":false,"suffix":""},{"dropping-particle":"","family":"Park","given":"Junyoung O.","non-dropping-particle":"","parse-names":false,"suffix":""},{"dropping-particle":"","family":"Perlman","given":"David H.","non-dropping-particle":"","parse-names":false,"suffix":""},{"dropping-particle":"","family":"Gibney","given":"Patrick A.","non-dropping-particle":"","parse-names":false,"suffix":""},{"dropping-particle":"","family":"Botstein","given":"David","non-dropping-particle":"","parse-names":false,"suffix":""},{"dropping-particle":"","family":"Storey","given":"John D.","non-dropping-particle":"","parse-names":false,"suffix":""},{"dropping-particle":"","family":"Rabinowitz","given":"Joshua D.","non-dropping-particle":"","parse-names":false,"suffix":""}],"container-title":"Science","id":"ITEM-1","issued":{"date-parts":[["2016"]]},"title":"Systems-level analysis of mechanisms regulating yeast metabolic flux","type":"article-journal"},"uris":["http://www.mendeley.com/documents/?uuid=ef893369-7c1e-4c67-86a8-7da12df85db4"]}],"mendeley":{"formattedCitation":"[20]","plainTextFormattedCitation":"[20]","previouslyFormattedCitation":"[20]"},"properties":{"noteIndex":0},"schema":"https://github.com/citation-style-language/schema/raw/master/csl-citation.json"}</w:instrText>
      </w:r>
      <w:r w:rsidR="00F17F3D">
        <w:rPr>
          <w:rFonts w:ascii="Arial" w:hAnsi="Arial" w:cs="Arial"/>
        </w:rPr>
        <w:fldChar w:fldCharType="separate"/>
      </w:r>
      <w:r w:rsidR="00BB2B12" w:rsidRPr="00BB2B12">
        <w:rPr>
          <w:rFonts w:ascii="Arial" w:hAnsi="Arial" w:cs="Arial"/>
          <w:noProof/>
        </w:rPr>
        <w:t>[20]</w:t>
      </w:r>
      <w:r w:rsidR="00F17F3D">
        <w:rPr>
          <w:rFonts w:ascii="Arial" w:hAnsi="Arial" w:cs="Arial"/>
        </w:rPr>
        <w:fldChar w:fldCharType="end"/>
      </w:r>
      <w:r w:rsidR="000B5C6C">
        <w:rPr>
          <w:rFonts w:ascii="Arial" w:hAnsi="Arial" w:cs="Arial"/>
        </w:rPr>
        <w:t>. However,</w:t>
      </w:r>
      <w:r w:rsidR="009F4395">
        <w:rPr>
          <w:rFonts w:ascii="Arial" w:hAnsi="Arial" w:cs="Arial"/>
        </w:rPr>
        <w:t xml:space="preserve"> reversibility alone </w:t>
      </w:r>
      <w:r w:rsidR="00184F58" w:rsidRPr="00AB0474">
        <w:rPr>
          <w:rFonts w:ascii="Arial" w:hAnsi="Arial" w:cs="Arial"/>
        </w:rPr>
        <w:t xml:space="preserve">did </w:t>
      </w:r>
      <w:r w:rsidR="00271952">
        <w:rPr>
          <w:rFonts w:ascii="Arial" w:hAnsi="Arial" w:cs="Arial"/>
        </w:rPr>
        <w:t xml:space="preserve">not </w:t>
      </w:r>
      <w:r w:rsidR="00184F58" w:rsidRPr="00AB0474">
        <w:rPr>
          <w:rFonts w:ascii="Arial" w:hAnsi="Arial" w:cs="Arial"/>
        </w:rPr>
        <w:t>differentiate between</w:t>
      </w:r>
      <w:r w:rsidR="00D41EE9">
        <w:rPr>
          <w:rFonts w:ascii="Arial" w:hAnsi="Arial" w:cs="Arial"/>
        </w:rPr>
        <w:t xml:space="preserve"> regulatory</w:t>
      </w:r>
      <w:r w:rsidR="00184F58" w:rsidRPr="00AB0474">
        <w:rPr>
          <w:rFonts w:ascii="Arial" w:hAnsi="Arial" w:cs="Arial"/>
        </w:rPr>
        <w:t xml:space="preserve"> mechanisms.</w:t>
      </w:r>
      <w:r w:rsidR="00184F58">
        <w:rPr>
          <w:rFonts w:ascii="Arial" w:hAnsi="Arial" w:cs="Arial"/>
        </w:rPr>
        <w:t xml:space="preserve"> </w:t>
      </w:r>
    </w:p>
    <w:p w14:paraId="6BF98FAA" w14:textId="35AB08E4" w:rsidR="0010417D" w:rsidRDefault="0063091B" w:rsidP="00AB0474">
      <w:pPr>
        <w:rPr>
          <w:rFonts w:ascii="Arial" w:hAnsi="Arial" w:cs="Arial"/>
        </w:rPr>
      </w:pPr>
      <w:r>
        <w:rPr>
          <w:rFonts w:ascii="Arial" w:hAnsi="Arial" w:cs="Arial"/>
        </w:rPr>
        <w:lastRenderedPageBreak/>
        <w:t xml:space="preserve">Interestingly, reactions </w:t>
      </w:r>
      <w:r w:rsidR="00740F44">
        <w:rPr>
          <w:rFonts w:ascii="Arial" w:hAnsi="Arial" w:cs="Arial"/>
        </w:rPr>
        <w:t xml:space="preserve">that have the potential </w:t>
      </w:r>
      <w:r w:rsidR="00D41EE9">
        <w:rPr>
          <w:rFonts w:ascii="Arial" w:hAnsi="Arial" w:cs="Arial"/>
        </w:rPr>
        <w:t xml:space="preserve">to </w:t>
      </w:r>
      <w:r>
        <w:rPr>
          <w:rFonts w:ascii="Arial" w:hAnsi="Arial" w:cs="Arial"/>
        </w:rPr>
        <w:t>carry high f</w:t>
      </w:r>
      <w:r w:rsidR="00817BB2" w:rsidRPr="00AB0474">
        <w:rPr>
          <w:rFonts w:ascii="Arial" w:hAnsi="Arial" w:cs="Arial"/>
        </w:rPr>
        <w:t xml:space="preserve">luxes </w:t>
      </w:r>
      <w:r>
        <w:rPr>
          <w:rFonts w:ascii="Arial" w:hAnsi="Arial" w:cs="Arial"/>
        </w:rPr>
        <w:t>were predominantly regulated by</w:t>
      </w:r>
      <w:r w:rsidR="00817BB2" w:rsidRPr="00AB0474">
        <w:rPr>
          <w:rFonts w:ascii="Arial" w:hAnsi="Arial" w:cs="Arial"/>
        </w:rPr>
        <w:t xml:space="preserve"> </w:t>
      </w:r>
      <w:r w:rsidR="00AB0474" w:rsidRPr="00AB0474">
        <w:rPr>
          <w:rFonts w:ascii="Arial" w:hAnsi="Arial" w:cs="Arial"/>
        </w:rPr>
        <w:t>phosph</w:t>
      </w:r>
      <w:r>
        <w:rPr>
          <w:rFonts w:ascii="Arial" w:hAnsi="Arial" w:cs="Arial"/>
        </w:rPr>
        <w:t>o</w:t>
      </w:r>
      <w:r w:rsidR="00AB0474" w:rsidRPr="00AB0474">
        <w:rPr>
          <w:rFonts w:ascii="Arial" w:hAnsi="Arial" w:cs="Arial"/>
        </w:rPr>
        <w:t>rylation</w:t>
      </w:r>
      <w:r w:rsidR="00FC055C">
        <w:rPr>
          <w:rFonts w:ascii="Arial" w:hAnsi="Arial" w:cs="Arial"/>
        </w:rPr>
        <w:t xml:space="preserve"> (</w:t>
      </w:r>
      <w:r w:rsidR="007F4AA9">
        <w:rPr>
          <w:rFonts w:ascii="Arial" w:hAnsi="Arial" w:cs="Arial"/>
        </w:rPr>
        <w:t>Figure 1</w:t>
      </w:r>
      <w:r w:rsidR="00AC79DE">
        <w:rPr>
          <w:rFonts w:ascii="Arial" w:hAnsi="Arial" w:cs="Arial"/>
        </w:rPr>
        <w:t>D</w:t>
      </w:r>
      <w:r w:rsidR="007F4AA9">
        <w:rPr>
          <w:rFonts w:ascii="Arial" w:hAnsi="Arial" w:cs="Arial"/>
        </w:rPr>
        <w:t xml:space="preserve">; </w:t>
      </w:r>
      <w:r w:rsidR="00FC055C">
        <w:rPr>
          <w:rFonts w:ascii="Arial" w:hAnsi="Arial" w:cs="Arial"/>
        </w:rPr>
        <w:t>ANOVA p-value &lt; 10</w:t>
      </w:r>
      <w:r w:rsidR="00FC055C" w:rsidRPr="00FC055C">
        <w:rPr>
          <w:rFonts w:ascii="Arial" w:hAnsi="Arial" w:cs="Arial"/>
          <w:vertAlign w:val="superscript"/>
        </w:rPr>
        <w:t>-1</w:t>
      </w:r>
      <w:r w:rsidR="005A11BF">
        <w:rPr>
          <w:rFonts w:ascii="Arial" w:hAnsi="Arial" w:cs="Arial"/>
          <w:vertAlign w:val="superscript"/>
        </w:rPr>
        <w:t>6</w:t>
      </w:r>
      <w:r w:rsidR="00FC055C">
        <w:rPr>
          <w:rFonts w:ascii="Arial" w:hAnsi="Arial" w:cs="Arial"/>
        </w:rPr>
        <w:t>)</w:t>
      </w:r>
      <w:r w:rsidR="00AB0474" w:rsidRPr="00AB0474">
        <w:rPr>
          <w:rFonts w:ascii="Arial" w:hAnsi="Arial" w:cs="Arial"/>
        </w:rPr>
        <w:t xml:space="preserve">. </w:t>
      </w:r>
      <w:r w:rsidR="001A0F31">
        <w:rPr>
          <w:rFonts w:ascii="Arial" w:hAnsi="Arial" w:cs="Arial"/>
        </w:rPr>
        <w:t>T</w:t>
      </w:r>
      <w:r w:rsidR="00881C45">
        <w:rPr>
          <w:rFonts w:ascii="Arial" w:hAnsi="Arial" w:cs="Arial"/>
        </w:rPr>
        <w:t xml:space="preserve">his set of </w:t>
      </w:r>
      <w:r w:rsidR="001A0F31" w:rsidRPr="00AB0474">
        <w:rPr>
          <w:rFonts w:ascii="Arial" w:hAnsi="Arial" w:cs="Arial"/>
        </w:rPr>
        <w:t>phosph</w:t>
      </w:r>
      <w:r w:rsidR="001A0F31">
        <w:rPr>
          <w:rFonts w:ascii="Arial" w:hAnsi="Arial" w:cs="Arial"/>
        </w:rPr>
        <w:t>o</w:t>
      </w:r>
      <w:r w:rsidR="001A0F31" w:rsidRPr="00AB0474">
        <w:rPr>
          <w:rFonts w:ascii="Arial" w:hAnsi="Arial" w:cs="Arial"/>
        </w:rPr>
        <w:t>ryla</w:t>
      </w:r>
      <w:r w:rsidR="001A0F31">
        <w:rPr>
          <w:rFonts w:ascii="Arial" w:hAnsi="Arial" w:cs="Arial"/>
        </w:rPr>
        <w:t xml:space="preserve">ted </w:t>
      </w:r>
      <w:r w:rsidR="00881C45">
        <w:rPr>
          <w:rFonts w:ascii="Arial" w:hAnsi="Arial" w:cs="Arial"/>
        </w:rPr>
        <w:t>reactions</w:t>
      </w:r>
      <w:r w:rsidR="00AB0474" w:rsidRPr="00BB530A">
        <w:rPr>
          <w:rFonts w:ascii="Arial" w:hAnsi="Arial" w:cs="Arial"/>
        </w:rPr>
        <w:t xml:space="preserve"> </w:t>
      </w:r>
      <w:r w:rsidR="00881C45">
        <w:rPr>
          <w:rFonts w:ascii="Arial" w:hAnsi="Arial" w:cs="Arial"/>
        </w:rPr>
        <w:t xml:space="preserve">comprise </w:t>
      </w:r>
      <w:r w:rsidR="00261903">
        <w:rPr>
          <w:rFonts w:ascii="Arial" w:hAnsi="Arial" w:cs="Arial"/>
        </w:rPr>
        <w:t>several kinase-phosphatase pairs</w:t>
      </w:r>
      <w:r w:rsidR="00571AD4">
        <w:rPr>
          <w:rFonts w:ascii="Arial" w:hAnsi="Arial" w:cs="Arial"/>
        </w:rPr>
        <w:t>,</w:t>
      </w:r>
      <w:r w:rsidR="00261903">
        <w:rPr>
          <w:rFonts w:ascii="Arial" w:hAnsi="Arial" w:cs="Arial"/>
        </w:rPr>
        <w:t xml:space="preserve"> </w:t>
      </w:r>
      <w:r w:rsidR="00261903" w:rsidRPr="00BB530A">
        <w:rPr>
          <w:rFonts w:ascii="Arial" w:hAnsi="Arial" w:cs="Arial"/>
        </w:rPr>
        <w:t xml:space="preserve">enzymes </w:t>
      </w:r>
      <w:r w:rsidR="00261903">
        <w:rPr>
          <w:rFonts w:ascii="Arial" w:hAnsi="Arial" w:cs="Arial"/>
        </w:rPr>
        <w:t xml:space="preserve">that </w:t>
      </w:r>
      <w:r w:rsidR="00390E6C">
        <w:rPr>
          <w:rFonts w:ascii="Arial" w:hAnsi="Arial" w:cs="Arial"/>
        </w:rPr>
        <w:t>are part of loops that consume energy (“futile cycles”)</w:t>
      </w:r>
      <w:r w:rsidR="004C4C0B">
        <w:rPr>
          <w:rFonts w:ascii="Arial" w:hAnsi="Arial" w:cs="Arial"/>
        </w:rPr>
        <w:t xml:space="preserve">, </w:t>
      </w:r>
      <w:r w:rsidR="00796E13">
        <w:rPr>
          <w:rFonts w:ascii="Arial" w:hAnsi="Arial" w:cs="Arial"/>
        </w:rPr>
        <w:t>or</w:t>
      </w:r>
      <w:r w:rsidR="00571AD4">
        <w:rPr>
          <w:rFonts w:ascii="Arial" w:hAnsi="Arial" w:cs="Arial"/>
        </w:rPr>
        <w:t xml:space="preserve"> reactions that</w:t>
      </w:r>
      <w:r w:rsidR="00390E6C">
        <w:rPr>
          <w:rFonts w:ascii="Arial" w:hAnsi="Arial" w:cs="Arial"/>
        </w:rPr>
        <w:t xml:space="preserve"> </w:t>
      </w:r>
      <w:r w:rsidR="00AB0474" w:rsidRPr="00BB530A">
        <w:rPr>
          <w:rFonts w:ascii="Arial" w:hAnsi="Arial" w:cs="Arial"/>
        </w:rPr>
        <w:t xml:space="preserve">have isozymes in compartments </w:t>
      </w:r>
      <w:r w:rsidR="0031654D" w:rsidRPr="00BB530A">
        <w:rPr>
          <w:rFonts w:ascii="Arial" w:hAnsi="Arial" w:cs="Arial"/>
        </w:rPr>
        <w:t xml:space="preserve">such as </w:t>
      </w:r>
      <w:r w:rsidR="006F52D0" w:rsidRPr="00BB530A">
        <w:rPr>
          <w:rFonts w:ascii="Arial" w:hAnsi="Arial" w:cs="Arial"/>
        </w:rPr>
        <w:t xml:space="preserve">vacuoles </w:t>
      </w:r>
      <w:r w:rsidR="00AB0474" w:rsidRPr="00BB530A">
        <w:rPr>
          <w:rFonts w:ascii="Arial" w:hAnsi="Arial" w:cs="Arial"/>
        </w:rPr>
        <w:t>or nucleus</w:t>
      </w:r>
      <w:r w:rsidR="00BB530A">
        <w:rPr>
          <w:rFonts w:ascii="Arial" w:hAnsi="Arial" w:cs="Arial"/>
        </w:rPr>
        <w:t xml:space="preserve"> (</w:t>
      </w:r>
      <w:r w:rsidR="00BB530A" w:rsidRPr="0000637A">
        <w:rPr>
          <w:rFonts w:ascii="Arial" w:hAnsi="Arial" w:cs="Arial"/>
        </w:rPr>
        <w:t xml:space="preserve">S. </w:t>
      </w:r>
      <w:r w:rsidR="00664BE4">
        <w:rPr>
          <w:rFonts w:ascii="Arial" w:hAnsi="Arial" w:cs="Arial"/>
        </w:rPr>
        <w:t>T</w:t>
      </w:r>
      <w:r w:rsidR="00BB530A" w:rsidRPr="0000637A">
        <w:rPr>
          <w:rFonts w:ascii="Arial" w:hAnsi="Arial" w:cs="Arial"/>
        </w:rPr>
        <w:t xml:space="preserve">able </w:t>
      </w:r>
      <w:r w:rsidR="00C35505" w:rsidRPr="0000637A">
        <w:rPr>
          <w:rFonts w:ascii="Arial" w:hAnsi="Arial" w:cs="Arial"/>
        </w:rPr>
        <w:t>4</w:t>
      </w:r>
      <w:r w:rsidR="00BB530A">
        <w:rPr>
          <w:rFonts w:ascii="Arial" w:hAnsi="Arial" w:cs="Arial"/>
        </w:rPr>
        <w:t>)</w:t>
      </w:r>
      <w:r w:rsidR="00AB0474" w:rsidRPr="00BB530A">
        <w:rPr>
          <w:rFonts w:ascii="Arial" w:hAnsi="Arial" w:cs="Arial"/>
        </w:rPr>
        <w:t>.</w:t>
      </w:r>
      <w:r w:rsidR="00AB0474" w:rsidRPr="00AB0474">
        <w:rPr>
          <w:rFonts w:ascii="Arial" w:hAnsi="Arial" w:cs="Arial"/>
        </w:rPr>
        <w:t xml:space="preserve"> Thus</w:t>
      </w:r>
      <w:r w:rsidR="00E12A28">
        <w:rPr>
          <w:rFonts w:ascii="Arial" w:hAnsi="Arial" w:cs="Arial"/>
        </w:rPr>
        <w:t>,</w:t>
      </w:r>
      <w:r w:rsidR="00AB0474" w:rsidRPr="00AB0474">
        <w:rPr>
          <w:rFonts w:ascii="Arial" w:hAnsi="Arial" w:cs="Arial"/>
        </w:rPr>
        <w:t xml:space="preserve"> phosphorylation </w:t>
      </w:r>
      <w:r w:rsidR="004E6A62">
        <w:rPr>
          <w:rFonts w:ascii="Arial" w:hAnsi="Arial" w:cs="Arial"/>
        </w:rPr>
        <w:t xml:space="preserve">in this condition </w:t>
      </w:r>
      <w:r w:rsidR="00AB0474" w:rsidRPr="00AB0474">
        <w:rPr>
          <w:rFonts w:ascii="Arial" w:hAnsi="Arial" w:cs="Arial"/>
        </w:rPr>
        <w:t xml:space="preserve">selectively </w:t>
      </w:r>
      <w:r w:rsidR="006931F2">
        <w:rPr>
          <w:rFonts w:ascii="Arial" w:hAnsi="Arial" w:cs="Arial"/>
        </w:rPr>
        <w:t xml:space="preserve">regulates </w:t>
      </w:r>
      <w:r w:rsidR="00AB0474" w:rsidRPr="00AB0474">
        <w:rPr>
          <w:rFonts w:ascii="Arial" w:hAnsi="Arial" w:cs="Arial"/>
        </w:rPr>
        <w:t>reactions</w:t>
      </w:r>
      <w:r w:rsidR="006931F2">
        <w:rPr>
          <w:rFonts w:ascii="Arial" w:hAnsi="Arial" w:cs="Arial"/>
        </w:rPr>
        <w:t xml:space="preserve"> to</w:t>
      </w:r>
      <w:r w:rsidR="00AB0474" w:rsidRPr="00AB0474">
        <w:rPr>
          <w:rFonts w:ascii="Arial" w:hAnsi="Arial" w:cs="Arial"/>
        </w:rPr>
        <w:t xml:space="preserve"> avoid futile cycling between </w:t>
      </w:r>
      <w:r w:rsidR="007F4AA9">
        <w:rPr>
          <w:rFonts w:ascii="Arial" w:hAnsi="Arial" w:cs="Arial"/>
        </w:rPr>
        <w:t>antagonizing</w:t>
      </w:r>
      <w:r w:rsidR="00AB0474" w:rsidRPr="00AB0474">
        <w:rPr>
          <w:rFonts w:ascii="Arial" w:hAnsi="Arial" w:cs="Arial"/>
        </w:rPr>
        <w:t xml:space="preserve"> reactions or those operating in different compartment</w:t>
      </w:r>
      <w:r w:rsidR="00B458D2">
        <w:rPr>
          <w:rFonts w:ascii="Arial" w:hAnsi="Arial" w:cs="Arial"/>
        </w:rPr>
        <w:t>s</w:t>
      </w:r>
      <w:r w:rsidR="00AB0474" w:rsidRPr="00AB0474">
        <w:rPr>
          <w:rFonts w:ascii="Arial" w:hAnsi="Arial" w:cs="Arial"/>
        </w:rPr>
        <w:t xml:space="preserve">. </w:t>
      </w:r>
      <w:r w:rsidR="00E231A1" w:rsidRPr="0035243F">
        <w:rPr>
          <w:rFonts w:ascii="Arial" w:hAnsi="Arial" w:cs="Arial"/>
        </w:rPr>
        <w:t>Using data from experimentally constrained fluxes from Hacke</w:t>
      </w:r>
      <w:r w:rsidR="00AC79DE">
        <w:rPr>
          <w:rFonts w:ascii="Arial" w:hAnsi="Arial" w:cs="Arial"/>
        </w:rPr>
        <w:t>t</w:t>
      </w:r>
      <w:r w:rsidR="00E231A1" w:rsidRPr="0035243F">
        <w:rPr>
          <w:rFonts w:ascii="Arial" w:hAnsi="Arial" w:cs="Arial"/>
        </w:rPr>
        <w:t xml:space="preserve">t </w:t>
      </w:r>
      <w:r w:rsidR="00315353" w:rsidRPr="00315353">
        <w:rPr>
          <w:rFonts w:ascii="Arial" w:hAnsi="Arial" w:cs="Arial"/>
          <w:i/>
          <w:iCs/>
        </w:rPr>
        <w:t>et al</w:t>
      </w:r>
      <w:r w:rsidR="00E231A1" w:rsidRPr="0035243F">
        <w:rPr>
          <w:rFonts w:ascii="Arial" w:hAnsi="Arial" w:cs="Arial"/>
        </w:rPr>
        <w:t xml:space="preserve"> study</w:t>
      </w:r>
      <w:r w:rsidR="006670BB">
        <w:rPr>
          <w:rFonts w:ascii="Arial" w:hAnsi="Arial" w:cs="Arial"/>
        </w:rPr>
        <w:t xml:space="preserve"> </w:t>
      </w:r>
      <w:r w:rsidR="00AC79DE">
        <w:rPr>
          <w:rFonts w:ascii="Arial" w:hAnsi="Arial" w:cs="Arial"/>
        </w:rPr>
        <w:fldChar w:fldCharType="begin" w:fldLock="1"/>
      </w:r>
      <w:r w:rsidR="00BB2B12">
        <w:rPr>
          <w:rFonts w:ascii="Arial" w:hAnsi="Arial" w:cs="Arial"/>
        </w:rPr>
        <w:instrText>ADDIN CSL_CITATION {"citationItems":[{"id":"ITEM-1","itemData":{"DOI":"10.1126/science.aaf2786","ISSN":"10959203","abstract":"Cellular metabolic fluxes are determined by enzyme activities and metabolite abundances. Biochemical approaches reveal the impact of specific substrates or regulators on enzyme kinetics but do not capture the extent to which metabolite and enzyme concentrations vary across physiological states and, therefore, how cellular reactions are regulated. We measured enzyme and metabolite concentrations and metabolic fluxes across 25 steady-state yeast cultures. We then assessed the extent to which flux can be explained by a Michaelis-Menten relationship between enzyme, substrate, product, and potential regulator concentrations. This revealed three previously unrecognized instances of cross-pathway regulation, which we biochemically verified. One of these involved inhibition of pyruvate kinase by citrate, which accumulated and thereby curtailed glycolytic outflow in nitrogen-limited yeast. Overall, substrate concentrations were the strongest driver of the net rates of cellular metabolic reactions, with metabolite concentrations collectively having more than double the physiological impact of enzymes.","author":[{"dropping-particle":"","family":"Hackett","given":"Sean R.","non-dropping-particle":"","parse-names":false,"suffix":""},{"dropping-particle":"","family":"Zanotelli","given":"Vito R.T.","non-dropping-particle":"","parse-names":false,"suffix":""},{"dropping-particle":"","family":"Xu","given":"Wenxin","non-dropping-particle":"","parse-names":false,"suffix":""},{"dropping-particle":"","family":"Goya","given":"Jonathan","non-dropping-particle":"","parse-names":false,"suffix":""},{"dropping-particle":"","family":"Park","given":"Junyoung O.","non-dropping-particle":"","parse-names":false,"suffix":""},{"dropping-particle":"","family":"Perlman","given":"David H.","non-dropping-particle":"","parse-names":false,"suffix":""},{"dropping-particle":"","family":"Gibney","given":"Patrick A.","non-dropping-particle":"","parse-names":false,"suffix":""},{"dropping-particle":"","family":"Botstein","given":"David","non-dropping-particle":"","parse-names":false,"suffix":""},{"dropping-particle":"","family":"Storey","given":"John D.","non-dropping-particle":"","parse-names":false,"suffix":""},{"dropping-particle":"","family":"Rabinowitz","given":"Joshua D.","non-dropping-particle":"","parse-names":false,"suffix":""}],"container-title":"Science","id":"ITEM-1","issued":{"date-parts":[["2016"]]},"title":"Systems-level analysis of mechanisms regulating yeast metabolic flux","type":"article-journal"},"uris":["http://www.mendeley.com/documents/?uuid=ef893369-7c1e-4c67-86a8-7da12df85db4"]}],"mendeley":{"formattedCitation":"[20]","plainTextFormattedCitation":"[20]","previouslyFormattedCitation":"[20]"},"properties":{"noteIndex":0},"schema":"https://github.com/citation-style-language/schema/raw/master/csl-citation.json"}</w:instrText>
      </w:r>
      <w:r w:rsidR="00AC79DE">
        <w:rPr>
          <w:rFonts w:ascii="Arial" w:hAnsi="Arial" w:cs="Arial"/>
        </w:rPr>
        <w:fldChar w:fldCharType="separate"/>
      </w:r>
      <w:r w:rsidR="00BB2B12" w:rsidRPr="00BB2B12">
        <w:rPr>
          <w:rFonts w:ascii="Arial" w:hAnsi="Arial" w:cs="Arial"/>
          <w:noProof/>
        </w:rPr>
        <w:t>[20]</w:t>
      </w:r>
      <w:r w:rsidR="00AC79DE">
        <w:rPr>
          <w:rFonts w:ascii="Arial" w:hAnsi="Arial" w:cs="Arial"/>
        </w:rPr>
        <w:fldChar w:fldCharType="end"/>
      </w:r>
      <w:r w:rsidR="00E231A1" w:rsidRPr="0035243F">
        <w:rPr>
          <w:rFonts w:ascii="Arial" w:hAnsi="Arial" w:cs="Arial"/>
        </w:rPr>
        <w:t xml:space="preserve"> revealed similar patterns of regulation</w:t>
      </w:r>
      <w:r w:rsidR="00E231A1">
        <w:rPr>
          <w:rFonts w:ascii="Arial" w:hAnsi="Arial" w:cs="Arial"/>
        </w:rPr>
        <w:t xml:space="preserve"> (S. </w:t>
      </w:r>
      <w:r w:rsidR="00C84C5E">
        <w:rPr>
          <w:rFonts w:ascii="Arial" w:hAnsi="Arial" w:cs="Arial"/>
        </w:rPr>
        <w:t>F</w:t>
      </w:r>
      <w:r w:rsidR="00E231A1">
        <w:rPr>
          <w:rFonts w:ascii="Arial" w:hAnsi="Arial" w:cs="Arial"/>
        </w:rPr>
        <w:t xml:space="preserve">igure </w:t>
      </w:r>
      <w:r w:rsidR="00284927">
        <w:rPr>
          <w:rFonts w:ascii="Arial" w:hAnsi="Arial" w:cs="Arial"/>
        </w:rPr>
        <w:t>5</w:t>
      </w:r>
      <w:r w:rsidR="00E231A1">
        <w:rPr>
          <w:rFonts w:ascii="Arial" w:hAnsi="Arial" w:cs="Arial"/>
        </w:rPr>
        <w:t xml:space="preserve">). </w:t>
      </w:r>
      <w:r w:rsidR="000E72C9">
        <w:rPr>
          <w:rFonts w:ascii="Arial" w:hAnsi="Arial" w:cs="Arial"/>
        </w:rPr>
        <w:t>Reactions with the highest flux, such as ATP synthase, phosphofructokinase,</w:t>
      </w:r>
      <w:r w:rsidR="000E72C9" w:rsidRPr="00801E53">
        <w:rPr>
          <w:rFonts w:ascii="Arial" w:hAnsi="Arial" w:cs="Arial"/>
        </w:rPr>
        <w:t xml:space="preserve"> </w:t>
      </w:r>
      <w:r w:rsidR="000E72C9">
        <w:rPr>
          <w:rFonts w:ascii="Arial" w:hAnsi="Arial" w:cs="Arial"/>
        </w:rPr>
        <w:t xml:space="preserve">and nucleotide kinase, were also regulated by multiple mechanisms. </w:t>
      </w:r>
    </w:p>
    <w:p w14:paraId="14E3687F" w14:textId="1F7E7C80" w:rsidR="00D26039" w:rsidRDefault="00D26039" w:rsidP="00BC71B4">
      <w:pPr>
        <w:rPr>
          <w:rFonts w:ascii="Arial" w:hAnsi="Arial" w:cs="Arial"/>
        </w:rPr>
      </w:pPr>
      <w:r>
        <w:rPr>
          <w:rFonts w:ascii="Arial" w:hAnsi="Arial" w:cs="Arial"/>
        </w:rPr>
        <w:t xml:space="preserve">Finally, we compared </w:t>
      </w:r>
      <w:r w:rsidR="00E55CA5">
        <w:rPr>
          <w:rFonts w:ascii="Arial" w:hAnsi="Arial" w:cs="Arial"/>
        </w:rPr>
        <w:t xml:space="preserve">regulation based on </w:t>
      </w:r>
      <w:r>
        <w:rPr>
          <w:rFonts w:ascii="Arial" w:hAnsi="Arial" w:cs="Arial"/>
        </w:rPr>
        <w:t>fundamental enzyme properties</w:t>
      </w:r>
      <w:r w:rsidR="00E55CA5">
        <w:rPr>
          <w:rFonts w:ascii="Arial" w:hAnsi="Arial" w:cs="Arial"/>
        </w:rPr>
        <w:t>:</w:t>
      </w:r>
      <w:r>
        <w:rPr>
          <w:rFonts w:ascii="Arial" w:hAnsi="Arial" w:cs="Arial"/>
        </w:rPr>
        <w:t xml:space="preserve"> catalytic activity and molecular weight. While catalytic activity was similar across the targets of all mechanisms, targets of phosphorylation had the highest molecular weight (p</w:t>
      </w:r>
      <w:r w:rsidR="007121AE">
        <w:rPr>
          <w:rFonts w:ascii="Arial" w:hAnsi="Arial" w:cs="Arial"/>
        </w:rPr>
        <w:t>-value</w:t>
      </w:r>
      <w:r>
        <w:rPr>
          <w:rFonts w:ascii="Arial" w:hAnsi="Arial" w:cs="Arial"/>
        </w:rPr>
        <w:t xml:space="preserve"> &lt; 10</w:t>
      </w:r>
      <w:r w:rsidRPr="00D26039">
        <w:rPr>
          <w:rFonts w:ascii="Arial" w:hAnsi="Arial" w:cs="Arial"/>
          <w:vertAlign w:val="superscript"/>
        </w:rPr>
        <w:t>-1</w:t>
      </w:r>
      <w:r>
        <w:rPr>
          <w:rFonts w:ascii="Arial" w:hAnsi="Arial" w:cs="Arial"/>
          <w:vertAlign w:val="superscript"/>
        </w:rPr>
        <w:t>6</w:t>
      </w:r>
      <w:r>
        <w:rPr>
          <w:rFonts w:ascii="Arial" w:hAnsi="Arial" w:cs="Arial"/>
        </w:rPr>
        <w:t>)</w:t>
      </w:r>
      <w:r w:rsidR="00BC71B4">
        <w:rPr>
          <w:rFonts w:ascii="Arial" w:hAnsi="Arial" w:cs="Arial"/>
        </w:rPr>
        <w:t xml:space="preserve"> (S. Figure</w:t>
      </w:r>
      <w:r w:rsidR="00057078">
        <w:rPr>
          <w:rFonts w:ascii="Arial" w:hAnsi="Arial" w:cs="Arial"/>
        </w:rPr>
        <w:t>s</w:t>
      </w:r>
      <w:r w:rsidR="00BC71B4">
        <w:rPr>
          <w:rFonts w:ascii="Arial" w:hAnsi="Arial" w:cs="Arial"/>
        </w:rPr>
        <w:t xml:space="preserve"> </w:t>
      </w:r>
      <w:r w:rsidR="00E47546">
        <w:rPr>
          <w:rFonts w:ascii="Arial" w:hAnsi="Arial" w:cs="Arial"/>
        </w:rPr>
        <w:t>6</w:t>
      </w:r>
      <w:r w:rsidR="00BC71B4">
        <w:rPr>
          <w:rFonts w:ascii="Arial" w:hAnsi="Arial" w:cs="Arial"/>
        </w:rPr>
        <w:t>)</w:t>
      </w:r>
      <w:r>
        <w:rPr>
          <w:rFonts w:ascii="Arial" w:hAnsi="Arial" w:cs="Arial"/>
        </w:rPr>
        <w:t xml:space="preserve">. </w:t>
      </w:r>
      <w:r w:rsidR="00BC71B4" w:rsidRPr="005E226C">
        <w:rPr>
          <w:rFonts w:ascii="Arial" w:hAnsi="Arial" w:cs="Arial"/>
        </w:rPr>
        <w:t>There is a weak correlation between molecular weight and maximum flux (</w:t>
      </w:r>
      <w:r w:rsidR="00EC2E99" w:rsidRPr="005E226C">
        <w:rPr>
          <w:rFonts w:ascii="Arial" w:hAnsi="Arial" w:cs="Arial"/>
        </w:rPr>
        <w:t xml:space="preserve">Pearson’s correlation </w:t>
      </w:r>
      <w:r w:rsidR="00BC71B4" w:rsidRPr="005E226C">
        <w:rPr>
          <w:rFonts w:ascii="Arial" w:hAnsi="Arial" w:cs="Arial"/>
        </w:rPr>
        <w:t>R = 0.02)</w:t>
      </w:r>
      <w:r w:rsidR="00EC2E99" w:rsidRPr="005E226C">
        <w:rPr>
          <w:rFonts w:ascii="Arial" w:hAnsi="Arial" w:cs="Arial"/>
        </w:rPr>
        <w:t>,</w:t>
      </w:r>
      <w:r w:rsidR="00667285" w:rsidRPr="005E226C">
        <w:rPr>
          <w:rFonts w:ascii="Arial" w:hAnsi="Arial" w:cs="Arial"/>
        </w:rPr>
        <w:t xml:space="preserve"> suggesting that both maximum flux and molecular weight are likely</w:t>
      </w:r>
      <w:r w:rsidR="00E55CA5" w:rsidRPr="005E226C">
        <w:rPr>
          <w:rFonts w:ascii="Arial" w:hAnsi="Arial" w:cs="Arial"/>
        </w:rPr>
        <w:t xml:space="preserve"> to be</w:t>
      </w:r>
      <w:r w:rsidR="00667285" w:rsidRPr="005E226C">
        <w:rPr>
          <w:rFonts w:ascii="Arial" w:hAnsi="Arial" w:cs="Arial"/>
        </w:rPr>
        <w:t xml:space="preserve"> independent predictors of regulation by phosphorylation</w:t>
      </w:r>
      <w:r w:rsidR="00BC71B4" w:rsidRPr="005E226C">
        <w:rPr>
          <w:rFonts w:ascii="Arial" w:hAnsi="Arial" w:cs="Arial"/>
        </w:rPr>
        <w:t>.</w:t>
      </w:r>
      <w:r w:rsidR="00BC71B4">
        <w:rPr>
          <w:rFonts w:ascii="Arial" w:hAnsi="Arial" w:cs="Arial"/>
        </w:rPr>
        <w:t xml:space="preserve"> </w:t>
      </w:r>
    </w:p>
    <w:p w14:paraId="08898E9B" w14:textId="24F769C1" w:rsidR="00B9286D" w:rsidRDefault="00AB0474" w:rsidP="00B9286D">
      <w:pPr>
        <w:rPr>
          <w:rFonts w:ascii="Arial" w:hAnsi="Arial" w:cs="Arial"/>
        </w:rPr>
      </w:pPr>
      <w:r w:rsidRPr="00AB0474">
        <w:rPr>
          <w:rFonts w:ascii="Arial" w:hAnsi="Arial" w:cs="Arial"/>
        </w:rPr>
        <w:t xml:space="preserve">To check </w:t>
      </w:r>
      <w:r w:rsidR="00B10830">
        <w:rPr>
          <w:rFonts w:ascii="Arial" w:hAnsi="Arial" w:cs="Arial"/>
        </w:rPr>
        <w:t xml:space="preserve">if this </w:t>
      </w:r>
      <w:r w:rsidRPr="00AB0474">
        <w:rPr>
          <w:rFonts w:ascii="Arial" w:hAnsi="Arial" w:cs="Arial"/>
        </w:rPr>
        <w:t>pattern of reg</w:t>
      </w:r>
      <w:r w:rsidR="007E7D63">
        <w:rPr>
          <w:rFonts w:ascii="Arial" w:hAnsi="Arial" w:cs="Arial"/>
        </w:rPr>
        <w:t>u</w:t>
      </w:r>
      <w:r w:rsidRPr="00AB0474">
        <w:rPr>
          <w:rFonts w:ascii="Arial" w:hAnsi="Arial" w:cs="Arial"/>
        </w:rPr>
        <w:t>lation</w:t>
      </w:r>
      <w:r w:rsidR="00B10830">
        <w:rPr>
          <w:rFonts w:ascii="Arial" w:hAnsi="Arial" w:cs="Arial"/>
        </w:rPr>
        <w:t xml:space="preserve"> is observed in other conditions</w:t>
      </w:r>
      <w:r w:rsidRPr="00AB0474">
        <w:rPr>
          <w:rFonts w:ascii="Arial" w:hAnsi="Arial" w:cs="Arial"/>
        </w:rPr>
        <w:t xml:space="preserve">, </w:t>
      </w:r>
      <w:r w:rsidR="003003DD">
        <w:rPr>
          <w:rFonts w:ascii="Arial" w:hAnsi="Arial" w:cs="Arial"/>
        </w:rPr>
        <w:t xml:space="preserve">we analyzed </w:t>
      </w:r>
      <w:r w:rsidR="00B10830">
        <w:rPr>
          <w:rFonts w:ascii="Arial" w:hAnsi="Arial" w:cs="Arial"/>
        </w:rPr>
        <w:t xml:space="preserve">data from </w:t>
      </w:r>
      <w:r w:rsidRPr="00AB0474">
        <w:rPr>
          <w:rFonts w:ascii="Arial" w:hAnsi="Arial" w:cs="Arial"/>
        </w:rPr>
        <w:t xml:space="preserve">nitrogen starvation </w:t>
      </w:r>
      <w:r w:rsidR="00B10830">
        <w:rPr>
          <w:rFonts w:ascii="Arial" w:hAnsi="Arial" w:cs="Arial"/>
        </w:rPr>
        <w:t>response</w:t>
      </w:r>
      <w:r w:rsidR="001C7B83">
        <w:rPr>
          <w:rFonts w:ascii="Arial" w:hAnsi="Arial" w:cs="Arial"/>
        </w:rPr>
        <w:t xml:space="preserve"> and cell cycle</w:t>
      </w:r>
      <w:r w:rsidR="00D4155F">
        <w:rPr>
          <w:rFonts w:ascii="Arial" w:hAnsi="Arial" w:cs="Arial"/>
        </w:rPr>
        <w:t xml:space="preserve"> </w:t>
      </w:r>
      <w:r w:rsidRPr="00AB0474">
        <w:rPr>
          <w:rFonts w:ascii="Arial" w:hAnsi="Arial" w:cs="Arial"/>
        </w:rPr>
        <w:t>in yeast</w:t>
      </w:r>
      <w:r w:rsidR="00A16ACF">
        <w:rPr>
          <w:rFonts w:ascii="Arial" w:hAnsi="Arial" w:cs="Arial"/>
        </w:rPr>
        <w:t>,</w:t>
      </w:r>
      <w:r w:rsidRPr="00AB0474">
        <w:rPr>
          <w:rFonts w:ascii="Arial" w:hAnsi="Arial" w:cs="Arial"/>
        </w:rPr>
        <w:t xml:space="preserve"> where </w:t>
      </w:r>
      <w:r w:rsidR="00A16ACF">
        <w:rPr>
          <w:rFonts w:ascii="Arial" w:hAnsi="Arial" w:cs="Arial"/>
        </w:rPr>
        <w:t xml:space="preserve">both </w:t>
      </w:r>
      <w:r w:rsidR="00457A92">
        <w:rPr>
          <w:rFonts w:ascii="Arial" w:hAnsi="Arial" w:cs="Arial"/>
        </w:rPr>
        <w:t>phospho-</w:t>
      </w:r>
      <w:r w:rsidR="00A16ACF">
        <w:rPr>
          <w:rFonts w:ascii="Arial" w:hAnsi="Arial" w:cs="Arial"/>
        </w:rPr>
        <w:t xml:space="preserve">proteomics </w:t>
      </w:r>
      <w:r w:rsidR="005B3BDC">
        <w:rPr>
          <w:rFonts w:ascii="Arial" w:hAnsi="Arial" w:cs="Arial"/>
        </w:rPr>
        <w:t>and transc</w:t>
      </w:r>
      <w:r w:rsidR="002D7ACC">
        <w:rPr>
          <w:rFonts w:ascii="Arial" w:hAnsi="Arial" w:cs="Arial"/>
        </w:rPr>
        <w:t>riptomics</w:t>
      </w:r>
      <w:r w:rsidR="00E67742">
        <w:rPr>
          <w:rFonts w:ascii="Arial" w:hAnsi="Arial" w:cs="Arial"/>
        </w:rPr>
        <w:t xml:space="preserve"> data</w:t>
      </w:r>
      <w:r w:rsidRPr="00AB0474">
        <w:rPr>
          <w:rFonts w:ascii="Arial" w:hAnsi="Arial" w:cs="Arial"/>
        </w:rPr>
        <w:t xml:space="preserve"> are ava</w:t>
      </w:r>
      <w:r w:rsidR="00EB450F">
        <w:rPr>
          <w:rFonts w:ascii="Arial" w:hAnsi="Arial" w:cs="Arial"/>
        </w:rPr>
        <w:t>i</w:t>
      </w:r>
      <w:r w:rsidRPr="00AB0474">
        <w:rPr>
          <w:rFonts w:ascii="Arial" w:hAnsi="Arial" w:cs="Arial"/>
        </w:rPr>
        <w:t>lable</w:t>
      </w:r>
      <w:r w:rsidR="005C52EF">
        <w:rPr>
          <w:rFonts w:ascii="Arial" w:hAnsi="Arial" w:cs="Arial"/>
        </w:rPr>
        <w:t xml:space="preserve"> </w:t>
      </w:r>
      <w:r w:rsidR="00BF09AD" w:rsidRPr="00BF09AD">
        <w:rPr>
          <w:rFonts w:ascii="Arial" w:hAnsi="Arial" w:cs="Arial"/>
        </w:rPr>
        <w:fldChar w:fldCharType="begin" w:fldLock="1"/>
      </w:r>
      <w:r w:rsidR="00C0497F">
        <w:rPr>
          <w:rFonts w:ascii="Arial" w:hAnsi="Arial" w:cs="Arial"/>
        </w:rPr>
        <w:instrText>ADDIN CSL_CITATION {"citationItems":[{"id":"ITEM-1","itemData":{"DOI":"10.15252/msb.20145475","abstract":"© 2015 The Authors. Abstract Cells react to nutritional cues in changing environments via the integrated action of signaling, transcriptional, and metabolic networks. Mechanistic insight into signaling processes is often complicated because ubiquitous feedback loops obscure causal relationships. Consequently, the endogenous inputs of many nutrient signaling pathways remain unknown. Recent advances for system-wide experimental data generation have facilitated the quantification of signaling systems, but the integration of multi-level dynamic data remains challenging. Here, we co-designed dynamic experiments and a probabilistic, model-based method to infer causal relationships between metabolism, signaling, and gene regulation. We analyzed the dynamic regulation of nitrogen metabolism by the target of rapamycin complex 1 (TORC1) pathway in budding yeast. Dynamic transcriptomic, proteomic, and metabolomic measurements along shifts in nitrogen quality yielded a consistent dataset that demonstrated extensive re-wiring of cellular networks during adaptation. Our inference method identified putative downstream targets of TORC1 and putative metabolic inputs of TORC1, including the hypothesized glutamine signal. The work provides a basis for further mechanistic studies of nitrogen metabolism and a general computational framework to study cellular processes. Synopsis Dynamic experiments and a computational method are co-designed to infer causal interactions between metabolism, signaling and transcription. Model-based data integration suggests new candidates for inputs and targets of yeast nitrogen signaling via TOR complex 1. Dynamic experiments yield a consistent, multi-omics dataset for yeast responses to shifts in nitrogen quality. The cellular response involves extensive rewiring of metabolism via multiple mechanisms. Our generalizable probabilistic framework infers causal relations from heterogeneous data types and exploits prior knowledge on networks and biological mechanisms. Dynamic experiments and a computational method are co-designed to infer causal interactions between metabolism, signaling and transcription. Model-based data integration suggests new candidates for inputs and targets of yeast nitrogen signaling via TOR complex 1.","author":[{"dropping-particle":"","family":"Oliveira","given":"A. P.","non-dropping-particle":"","parse-names":false,"suffix":""},{"dropping-particle":"","family":"Dimopoulos","given":"S.","non-dropping-particle":"","parse-names":false,"suffix":""},{"dropping-particle":"","family":"Busetto","given":"A. G.","non-dropping-particle":"","parse-names":false,"suffix":""},{"dropping-particle":"","family":"Christen","given":"S.","non-dropping-particle":"","parse-names":false,"suffix":""},{"dropping-particle":"","family":"Dechant","given":"R.","non-dropping-particle":"","parse-names":false,"suffix":""},{"dropping-particle":"","family":"Falter","given":"L.","non-dropping-particle":"","parse-names":false,"suffix":""},{"dropping-particle":"","family":"Haghir Chehreghani","given":"M.","non-dropping-particle":"","parse-names":false,"suffix":""},{"dropping-particle":"","family":"Jozefczuk","given":"S.","non-dropping-particle":"","parse-names":false,"suffix":""},{"dropping-particle":"","family":"Ludwig","given":"C.","non-dropping-particle":"","parse-names":false,"suffix":""},{"dropping-particle":"","family":"Rudroff","given":"F.","non-dropping-particle":"","parse-names":false,"suffix":""},{"dropping-particle":"","family":"Schulz","given":"J. C.","non-dropping-particle":"","parse-names":false,"suffix":""},{"dropping-particle":"","family":"Gonzalez","given":"A.","non-dropping-particle":"","parse-names":false,"suffix":""},{"dropping-particle":"","family":"Soulard","given":"A.","non-dropping-particle":"","parse-names":false,"suffix":""},{"dropping-particle":"","family":"Stracka","given":"D.","non-dropping-particle":"","parse-names":false,"suffix":""},{"dropping-particle":"","family":"Aebersold","given":"R.","non-dropping-particle":"","parse-names":false,"suffix":""},{"dropping-particle":"","family":"Buhmann","given":"J. M.","non-dropping-particle":"","parse-names":false,"suffix":""},{"dropping-particle":"","family":"Hall","given":"M. N.","non-dropping-particle":"","parse-names":false,"suffix":""},{"dropping-particle":"","family":"Peter","given":"M.","non-dropping-particle":"","parse-names":false,"suffix":""},{"dropping-particle":"","family":"Sauer","given":"U.","non-dropping-particle":"","parse-names":false,"suffix":""},{"dropping-particle":"","family":"Stelling","given":"J.","non-dropping-particle":"","parse-names":false,"suffix":""}],"container-title":"Molecular Systems Biology","id":"ITEM-1","issued":{"date-parts":[["2015"]]},"title":"Inferring causal metabolic signals that regulate the dynamic TORC1-dependent transcriptome","type":"article-journal"},"uris":["http://www.mendeley.com/documents/?uuid=858689b8-7a89-492e-9e69-8789d130b276"]},{"id":"ITEM-2","itemData":{"DOI":"10.1126/scisignal.2005768","ISSN":"19379145","abstract":"Phosphoproteomics studies have unraveled the extent of protein phosphorylation as a key cellular regulation mechanism, but assigning functionality to specific phosphorylation events remains a major challenge. TORC1 (target of rapamycin complex 1) is a kinase-containing protein complex that transduces changes in nutrient availability into phosphorylation signaling events that alter cell growth and proliferation. To resolve the temporal sequence of phosphorylation responses to nutritionally and chemically induced changes in TORC1 signaling and to identify previously unknown kinase-substrate relationships in Saccharomyces cerevisiae, we performed quantitative mass spectrometry-based phosphoproteomic analyses after shifts in nitrogen sources and rapamycin treatment. From early phosphorylation events that were consistent over at least two experimental perturbations, we identified 51 candidate and 10 known proximal targets of TORC1 that were direct substrates of TORC1 or of one of its kinase or phosphatase substrates. By correlating these phosphoproteomics data with dynamic metabolomics data, we inferred the functional role of phosphorylation on the metabolic activity of 12 enzymes, including three candidate TORC1-proximal targets: Amd1, which is involved in nucleotide metabolism; Hom3, which is involved in amino acid metabolism; and Tsl1, which mediates carbohydrate storage. Finally, we identified the TORC1 substrates Sch9 and Atg1 as candidate kinases that phosphorylate Amd1 and Hom3, respectively.","author":[{"dropping-particle":"","family":"Oliveira","given":"Ana Paula","non-dropping-particle":"","parse-names":false,"suffix":""},{"dropping-particle":"","family":"Ludwig","given":"Christina","non-dropping-particle":"","parse-names":false,"suffix":""},{"dropping-particle":"","family":"Zampieri","given":"Mattia","non-dropping-particle":"","parse-names":false,"suffix":""},{"dropping-particle":"","family":"Weisser","given":"Hendrik","non-dropping-particle":"","parse-names":false,"suffix":""},{"dropping-particle":"","family":"Aebersold","given":"Ruedi","non-dropping-particle":"","parse-names":false,"suffix":""},{"dropping-particle":"","family":"Sauer","given":"Uwe","non-dropping-particle":"","parse-names":false,"suffix":""}],"container-title":"Science Signaling","id":"ITEM-2","issued":{"date-parts":[["2015"]]},"title":"Dynamic phosphoproteomics reveals TORC1-dependent regulation of yeast nucleotide and amino acid biosynthesis","type":"article-journal"},"uris":["http://www.mendeley.com/documents/?uuid=984e0ede-a41d-4fe5-8ffe-26333bb8cf22"]},{"id":"ITEM-3","itemData":{"DOI":"10.15252/embj.201798745","ISSN":"0261-4189","abstract":"The cell cycle is the process by which a cell duplicates its DNA during S-phase and divides its chromosomes during M-phase, creating two genetically identical daughter cells. Cell cycle events are ordered by synthesis and degradation of key cell regulators and by phos-phorylation and dephosphorylation of numerous sub-strates. Phosphorylation can alter the activity, interactions or subcellular localization of a protein. A sub-strate's phosphorylation status is the readout of competing activities of kinases and phosphatases that target each of its phosphorylation sites. In our recent study (EMBO J. 37, e98745), we performed time-resolved global phosphoproteome analysis of a period during the cell cycle known as mitotic exit. During this time, numerous cell biological events happen in fast succession but in strict order. First, at the metaphase to anaphase transition, the mitotic spindle elongates to pull maximally condensed chromosomes to opposite cell halves. Shortly after that, spindles disassemble and chromosomes decondense, before finally cell division is completed by cytokinesis. Our time-resolved phosphoproteome analysis of this period in budding yeast provided a survey of the principles of phospho-regulation used to order these events. Cyclin-dependent kinase (Cdk) is the master cell cycle regulator. In complex with its regulatory cyclin subunits, Cdk phosphorylates numerous substrates at distinct cell cycle stages. Specificity arises from the Cdk active site that recognizes the phosphorylation site. Cdk is a proline directed serine/threonine kinase, meaning that its substrates are minimally defined by an (S/T)P motif. A basic residue at the +3 position is preferred, giving rise to what is known as the full Cdk consensus motif (S/T)Px(K/R). In addition, the cyclins add substrate specificity by using a hydrophobic patch that recognizes substrate docking motifs. These docking motifs can be found on substrates at a distance from the phosphorylation site. During the budding yeast cell cycle, nine different cyclins are synthesized during progression from G1 until mitosis, conferring substrate specificity through the different cell cycle stages. In addition to their distinct specificities, the different cyclin-Cdk complexes build up increasing overall Cdk activity as cells progress from G1 towards mitosis. Cdk activity is low during G1, increases during S phase and culminates in mitosis. As the peak in Cdk activity is reached in metaphase, the anaphase p…","author":[{"dropping-particle":"","family":"Touati","given":"Sandra A","non-dropping-particle":"","parse-names":false,"suffix":""},{"dropping-particle":"","family":"Kataria","given":"Meghna","non-dropping-particle":"","parse-names":false,"suffix":""},{"dropping-particle":"","family":"Jones","given":"Andrew W","non-dropping-particle":"","parse-names":false,"suffix":""},{"dropping-particle":"","family":"Snijders","given":"Ambrosius P","non-dropping-particle":"","parse-names":false,"suffix":""},{"dropping-particle":"","family":"Uhlmann","given":"Frank","non-dropping-particle":"","parse-names":false,"suffix":""}],"container-title":"The EMBO Journal","id":"ITEM-3","issued":{"date-parts":[["2018"]]},"title":"Phosphoproteome dynamics during mitotic exit in budding yeast","type":"article-journal"},"uris":["http://www.mendeley.com/documents/?uuid=c7055ab3-c21e-4e75-a119-d757c79333cd"]},{"id":"ITEM-4","itemData":{"DOI":"10.1371/journal.pgen.1006453","ISSN":"15537404","abstract":"The pathogenic yeast Cryptococcus neoformans causes fungal meningitis in immune-com-promised patients. Cell proliferation in the budding yeast form is required for C. neoformans to infect human hosts, and virulence factors such as capsule formation and melanin produc-tion are affected by cell-cycle perturbation. Thus, understanding cell-cycle regulation is criti-cal for a full understanding of virulence factors for disease. Our group and others have demonstrated that a large fraction of genes in Saccharomyces cerevisiae is expressed peri-odically during the cell cycle, and that proper regulation of this transcriptional program is important for proper cell division. Despite the evolutionary divergence of the two budding yeasts, we found that a similar percentage of all genes (~20%) is periodically expressed dur-ing the cell cycle in both yeasts. However, the temporal ordering of periodic expression has diverged for some orthologous cell-cycle genes, especially those related to bud emergence and bud growth. Genes regulating DNA replication and mitosis exhibited a conserved order-ing in both yeasts, suggesting that essential cell-cycle processes are conserved in periodic-ity and in timing of expression (i.e. duplication before division). In S. cerevisiae cells, we have proposed that an interconnected network of periodic transcription factors (TFs) con-trols the bulk of the cell-cycle transcriptional program. We found that temporal ordering of orthologous network TFs was not always maintained; however, the TF network topology at cell-cycle commitment appears to be conserved in C. neoformans. During the C. neofor-mans cell cycle, DNA replication genes, mitosis genes, and 40 genes involved in virulence are periodically expressed. Future work toward understanding the gene regulatory network that controls cell-cycle genes is critical for developing novel antifungals to inhibit pathogen proliferation. Author Summary The opportunistic fungal pathogen Cryptococcus neoformans infects immune-compro-mised humans and causes fungal meningitis by proliferating in the central nervous sys-tem. The cell cycle has not been studied at the whole transcriptome level in C. neoformans. Here, we present the expression dynamics of all genes from a synchronous population of C. neoformans cells over multiple cell cycles. Our study shows that almost 20% of all C. neoformans genes are periodically expressed during the cell cycle. We also compare the program of cell-cycle-regulated tra…","author":[{"dropping-particle":"","family":"Kelliher","given":"Christina M.","non-dropping-particle":"","parse-names":false,"suffix":""},{"dropping-particle":"","family":"Leman","given":"Adam R.","non-dropping-particle":"","parse-names":false,"suffix":""},{"dropping-particle":"","family":"Sierra","given":"Crystal S.","non-dropping-particle":"","parse-names":false,"suffix":""},{"dropping-particle":"","family":"Haase","given":"Steven B.","non-dropping-particle":"","parse-names":false,"suffix":""}],"container-title":"PLoS Genetics","id":"ITEM-4","issued":{"date-parts":[["2016"]]},"title":"Investigating Conservation of the Cell-Cycle-Regulated Transcriptional Program in the Fungal Pathogen, Cryptococcus neoformans","type":"article-journal"},"uris":["http://www.mendeley.com/documents/?uuid=7e1f6159-88a2-4543-a24b-114edaff774b"]}],"mendeley":{"formattedCitation":"[37–40]","plainTextFormattedCitation":"[37–40]","previouslyFormattedCitation":"[37–40]"},"properties":{"noteIndex":0},"schema":"https://github.com/citation-style-language/schema/raw/master/csl-citation.json"}</w:instrText>
      </w:r>
      <w:r w:rsidR="00BF09AD" w:rsidRPr="00BF09AD">
        <w:rPr>
          <w:rFonts w:ascii="Arial" w:hAnsi="Arial" w:cs="Arial"/>
        </w:rPr>
        <w:fldChar w:fldCharType="separate"/>
      </w:r>
      <w:r w:rsidR="003007AB" w:rsidRPr="003007AB">
        <w:rPr>
          <w:rFonts w:ascii="Arial" w:hAnsi="Arial" w:cs="Arial"/>
          <w:noProof/>
        </w:rPr>
        <w:t>[37–40]</w:t>
      </w:r>
      <w:r w:rsidR="00BF09AD" w:rsidRPr="00BF09AD">
        <w:rPr>
          <w:rFonts w:ascii="Arial" w:hAnsi="Arial" w:cs="Arial"/>
        </w:rPr>
        <w:fldChar w:fldCharType="end"/>
      </w:r>
      <w:r w:rsidRPr="00AB0474">
        <w:rPr>
          <w:rFonts w:ascii="Arial" w:hAnsi="Arial" w:cs="Arial"/>
        </w:rPr>
        <w:t xml:space="preserve">. </w:t>
      </w:r>
      <w:r w:rsidR="00986B0E">
        <w:rPr>
          <w:rFonts w:ascii="Arial" w:hAnsi="Arial" w:cs="Arial"/>
        </w:rPr>
        <w:t xml:space="preserve">A similar </w:t>
      </w:r>
      <w:r w:rsidRPr="00AB0474">
        <w:rPr>
          <w:rFonts w:ascii="Arial" w:hAnsi="Arial" w:cs="Arial"/>
        </w:rPr>
        <w:t xml:space="preserve">trend </w:t>
      </w:r>
      <w:r w:rsidR="00446FE7">
        <w:rPr>
          <w:rFonts w:ascii="Arial" w:hAnsi="Arial" w:cs="Arial"/>
        </w:rPr>
        <w:t xml:space="preserve">of regulation </w:t>
      </w:r>
      <w:r w:rsidRPr="00AB0474">
        <w:rPr>
          <w:rFonts w:ascii="Arial" w:hAnsi="Arial" w:cs="Arial"/>
        </w:rPr>
        <w:t>was observed</w:t>
      </w:r>
      <w:r w:rsidR="00986B0E">
        <w:rPr>
          <w:rFonts w:ascii="Arial" w:hAnsi="Arial" w:cs="Arial"/>
        </w:rPr>
        <w:t xml:space="preserve"> </w:t>
      </w:r>
      <w:r w:rsidR="00446FE7">
        <w:rPr>
          <w:rFonts w:ascii="Arial" w:hAnsi="Arial" w:cs="Arial"/>
        </w:rPr>
        <w:t xml:space="preserve">in </w:t>
      </w:r>
      <w:r w:rsidR="00863E15">
        <w:rPr>
          <w:rFonts w:ascii="Arial" w:hAnsi="Arial" w:cs="Arial"/>
        </w:rPr>
        <w:t>this</w:t>
      </w:r>
      <w:r w:rsidR="00446FE7">
        <w:rPr>
          <w:rFonts w:ascii="Arial" w:hAnsi="Arial" w:cs="Arial"/>
        </w:rPr>
        <w:t xml:space="preserve"> condition</w:t>
      </w:r>
      <w:r w:rsidR="00E34B6F">
        <w:rPr>
          <w:rFonts w:ascii="Arial" w:hAnsi="Arial" w:cs="Arial"/>
        </w:rPr>
        <w:t xml:space="preserve"> </w:t>
      </w:r>
      <w:r w:rsidR="001C7B83">
        <w:rPr>
          <w:rFonts w:ascii="Arial" w:hAnsi="Arial" w:cs="Arial"/>
        </w:rPr>
        <w:t>(</w:t>
      </w:r>
      <w:r w:rsidR="00BB41CF">
        <w:rPr>
          <w:rFonts w:ascii="Arial" w:hAnsi="Arial" w:cs="Arial"/>
        </w:rPr>
        <w:t xml:space="preserve">S. </w:t>
      </w:r>
      <w:r w:rsidR="001C7B83">
        <w:rPr>
          <w:rFonts w:ascii="Arial" w:hAnsi="Arial" w:cs="Arial"/>
        </w:rPr>
        <w:t>Figure</w:t>
      </w:r>
      <w:r w:rsidR="00BB41CF">
        <w:rPr>
          <w:rFonts w:ascii="Arial" w:hAnsi="Arial" w:cs="Arial"/>
        </w:rPr>
        <w:t xml:space="preserve"> </w:t>
      </w:r>
      <w:r w:rsidR="001F05F7">
        <w:rPr>
          <w:rFonts w:ascii="Arial" w:hAnsi="Arial" w:cs="Arial"/>
        </w:rPr>
        <w:t>6</w:t>
      </w:r>
      <w:r w:rsidR="001C7B83">
        <w:rPr>
          <w:rFonts w:ascii="Arial" w:hAnsi="Arial" w:cs="Arial"/>
        </w:rPr>
        <w:t>)</w:t>
      </w:r>
      <w:r w:rsidR="00BF60B9">
        <w:rPr>
          <w:rFonts w:ascii="Arial" w:hAnsi="Arial" w:cs="Arial"/>
        </w:rPr>
        <w:t>,</w:t>
      </w:r>
      <w:r w:rsidR="001C7B83">
        <w:rPr>
          <w:rFonts w:ascii="Arial" w:hAnsi="Arial" w:cs="Arial"/>
        </w:rPr>
        <w:t xml:space="preserve"> </w:t>
      </w:r>
      <w:r w:rsidR="00E34B6F">
        <w:rPr>
          <w:rFonts w:ascii="Arial" w:hAnsi="Arial" w:cs="Arial"/>
        </w:rPr>
        <w:t xml:space="preserve">with phosphorylation regulating </w:t>
      </w:r>
      <w:r w:rsidR="00DE3B51">
        <w:rPr>
          <w:rFonts w:ascii="Arial" w:hAnsi="Arial" w:cs="Arial"/>
        </w:rPr>
        <w:t xml:space="preserve">isozymes and </w:t>
      </w:r>
      <w:r w:rsidR="00EC2D39" w:rsidRPr="00AB0474">
        <w:rPr>
          <w:rFonts w:ascii="Arial" w:hAnsi="Arial" w:cs="Arial"/>
        </w:rPr>
        <w:t>enzymes</w:t>
      </w:r>
      <w:r w:rsidR="00EC2D39">
        <w:rPr>
          <w:rFonts w:ascii="Arial" w:hAnsi="Arial" w:cs="Arial"/>
        </w:rPr>
        <w:t xml:space="preserve"> that can carry high fluxes </w:t>
      </w:r>
      <w:r w:rsidR="006E6ADB">
        <w:rPr>
          <w:rFonts w:ascii="Arial" w:hAnsi="Arial" w:cs="Arial"/>
        </w:rPr>
        <w:t>(</w:t>
      </w:r>
      <w:r w:rsidR="00EC2D39">
        <w:rPr>
          <w:rFonts w:ascii="Arial" w:hAnsi="Arial" w:cs="Arial"/>
        </w:rPr>
        <w:t>futile cycles</w:t>
      </w:r>
      <w:r w:rsidR="006E6ADB">
        <w:rPr>
          <w:rFonts w:ascii="Arial" w:hAnsi="Arial" w:cs="Arial"/>
        </w:rPr>
        <w:t>)</w:t>
      </w:r>
      <w:r w:rsidRPr="00AB0474">
        <w:rPr>
          <w:rFonts w:ascii="Arial" w:hAnsi="Arial" w:cs="Arial"/>
        </w:rPr>
        <w:t xml:space="preserve">. </w:t>
      </w:r>
      <w:r w:rsidR="0037246F">
        <w:rPr>
          <w:rFonts w:ascii="Arial" w:hAnsi="Arial" w:cs="Arial"/>
        </w:rPr>
        <w:t xml:space="preserve">Since isozymes arise frequently from gene duplication, our results </w:t>
      </w:r>
      <w:r w:rsidR="00181210">
        <w:rPr>
          <w:rFonts w:ascii="Arial" w:hAnsi="Arial" w:cs="Arial"/>
        </w:rPr>
        <w:t>may</w:t>
      </w:r>
      <w:r w:rsidR="0037246F">
        <w:rPr>
          <w:rFonts w:ascii="Arial" w:hAnsi="Arial" w:cs="Arial"/>
        </w:rPr>
        <w:t xml:space="preserve"> </w:t>
      </w:r>
      <w:r w:rsidR="00181210">
        <w:rPr>
          <w:rFonts w:ascii="Arial" w:hAnsi="Arial" w:cs="Arial"/>
        </w:rPr>
        <w:t xml:space="preserve">explain </w:t>
      </w:r>
      <w:r w:rsidR="009314FC">
        <w:rPr>
          <w:rFonts w:ascii="Arial" w:hAnsi="Arial" w:cs="Arial"/>
        </w:rPr>
        <w:t xml:space="preserve">the observation </w:t>
      </w:r>
      <w:r w:rsidR="0037246F">
        <w:rPr>
          <w:rFonts w:ascii="Arial" w:hAnsi="Arial" w:cs="Arial"/>
        </w:rPr>
        <w:t xml:space="preserve">that </w:t>
      </w:r>
      <w:r w:rsidR="0037246F" w:rsidRPr="00AB0474">
        <w:rPr>
          <w:rFonts w:ascii="Arial" w:hAnsi="Arial" w:cs="Arial"/>
        </w:rPr>
        <w:t xml:space="preserve">duplicated genes are more </w:t>
      </w:r>
      <w:r w:rsidR="00E97130">
        <w:rPr>
          <w:rFonts w:ascii="Arial" w:hAnsi="Arial" w:cs="Arial"/>
        </w:rPr>
        <w:t xml:space="preserve">likely to be </w:t>
      </w:r>
      <w:r w:rsidR="009314FC">
        <w:rPr>
          <w:rFonts w:ascii="Arial" w:hAnsi="Arial" w:cs="Arial"/>
        </w:rPr>
        <w:t xml:space="preserve">regulated by </w:t>
      </w:r>
      <w:r w:rsidR="0037246F" w:rsidRPr="00AB0474">
        <w:rPr>
          <w:rFonts w:ascii="Arial" w:hAnsi="Arial" w:cs="Arial"/>
        </w:rPr>
        <w:t>phosphoryla</w:t>
      </w:r>
      <w:r w:rsidR="009314FC">
        <w:rPr>
          <w:rFonts w:ascii="Arial" w:hAnsi="Arial" w:cs="Arial"/>
        </w:rPr>
        <w:t>tion</w:t>
      </w:r>
      <w:r w:rsidR="005C52EF">
        <w:rPr>
          <w:rFonts w:ascii="Arial" w:hAnsi="Arial" w:cs="Arial"/>
        </w:rPr>
        <w:t xml:space="preserve"> </w:t>
      </w:r>
      <w:r w:rsidR="00796E13">
        <w:rPr>
          <w:rFonts w:ascii="Arial" w:hAnsi="Arial" w:cs="Arial"/>
        </w:rPr>
        <w:fldChar w:fldCharType="begin" w:fldLock="1"/>
      </w:r>
      <w:r w:rsidR="00C0497F">
        <w:rPr>
          <w:rFonts w:ascii="Arial" w:hAnsi="Arial" w:cs="Arial"/>
        </w:rPr>
        <w:instrText>ADDIN CSL_CITATION {"citationItems":[{"id":"ITEM-1","itemData":{"DOI":"10.1073/pnas.0911603107","ISSN":"0027-8424","abstract":"Gene and genome duplications create novel genetic material on which evolution can work and have therefore been recognized as a major source of innovation for many eukaryotic lineages. Following duplication, the most likely fate is gene loss; however, a considerable fraction of duplicated genes survive. Not all genes have the same probability of survival, but it is not fully understood what evolutionary forces determine the pattern of gene retention. Here, we use genome sequence data as well as large-scale phosphoproteomics data from the baker's yeast Saccharomyces cerevisiae, which underwent a whole-genome duplication approximately 100 mya, and show that the number of phosphorylation sites on the proteins they encode is a major determinant of gene retention. Protein phosphorylation motifs are short amino acid sequences that are usually embedded within unstructured and rapidly evolving protein regions. Reciprocal loss of those ancestral sites and the gain of new ones are major drivers in the retention of the two surviving duplicates and in their acquisition of distinct functions. This way, small changes in the sequences of unstructured regions in proteins can contribute to the rapid rewiring and adaptation of regulatory networks.","author":[{"dropping-particle":"","family":"Amoutzias","given":"G. D.","non-dropping-particle":"","parse-names":false,"suffix":""},{"dropping-particle":"","family":"He","given":"Y.","non-dropping-particle":"","parse-names":false,"suffix":""},{"dropping-particle":"","family":"Gordon","given":"J.","non-dropping-particle":"","parse-names":false,"suffix":""},{"dropping-particle":"","family":"Mossialos","given":"D.","non-dropping-particle":"","parse-names":false,"suffix":""},{"dropping-particle":"","family":"Oliver","given":"S. G.","non-dropping-particle":"","parse-names":false,"suffix":""},{"dropping-particle":"","family":"Peer","given":"Y.","non-dropping-particle":"Van de","parse-names":false,"suffix":""}],"container-title":"Proceedings of the National Academy of Sciences","id":"ITEM-1","issued":{"date-parts":[["2010"]]},"title":"Posttranslational regulation impacts the fate of duplicated genes","type":"article-journal"},"uris":["http://www.mendeley.com/documents/?uuid=cb8bd8b3-2d48-4dda-bdaa-85e8ccdb9895"]}],"mendeley":{"formattedCitation":"[41]","plainTextFormattedCitation":"[41]","previouslyFormattedCitation":"[41]"},"properties":{"noteIndex":0},"schema":"https://github.com/citation-style-language/schema/raw/master/csl-citation.json"}</w:instrText>
      </w:r>
      <w:r w:rsidR="00796E13">
        <w:rPr>
          <w:rFonts w:ascii="Arial" w:hAnsi="Arial" w:cs="Arial"/>
        </w:rPr>
        <w:fldChar w:fldCharType="separate"/>
      </w:r>
      <w:r w:rsidR="003007AB" w:rsidRPr="003007AB">
        <w:rPr>
          <w:rFonts w:ascii="Arial" w:hAnsi="Arial" w:cs="Arial"/>
          <w:noProof/>
        </w:rPr>
        <w:t>[41]</w:t>
      </w:r>
      <w:r w:rsidR="00796E13">
        <w:rPr>
          <w:rFonts w:ascii="Arial" w:hAnsi="Arial" w:cs="Arial"/>
        </w:rPr>
        <w:fldChar w:fldCharType="end"/>
      </w:r>
      <w:r w:rsidR="0037246F" w:rsidRPr="00AB0474">
        <w:rPr>
          <w:rFonts w:ascii="Arial" w:hAnsi="Arial" w:cs="Arial"/>
        </w:rPr>
        <w:t xml:space="preserve">. </w:t>
      </w:r>
      <w:r w:rsidR="00B9286D">
        <w:rPr>
          <w:rFonts w:ascii="Arial" w:hAnsi="Arial" w:cs="Arial"/>
        </w:rPr>
        <w:t xml:space="preserve">Overall, these results are </w:t>
      </w:r>
      <w:r w:rsidR="00B9286D" w:rsidRPr="00AB0474">
        <w:rPr>
          <w:rFonts w:ascii="Arial" w:hAnsi="Arial" w:cs="Arial"/>
        </w:rPr>
        <w:t xml:space="preserve">robust to </w:t>
      </w:r>
      <w:r w:rsidR="00B9286D">
        <w:rPr>
          <w:rFonts w:ascii="Arial" w:hAnsi="Arial" w:cs="Arial"/>
        </w:rPr>
        <w:t xml:space="preserve">the </w:t>
      </w:r>
      <w:r w:rsidR="00B9286D" w:rsidRPr="00AB0474">
        <w:rPr>
          <w:rFonts w:ascii="Arial" w:hAnsi="Arial" w:cs="Arial"/>
        </w:rPr>
        <w:t xml:space="preserve">thresholds </w:t>
      </w:r>
      <w:r w:rsidR="00B9286D">
        <w:rPr>
          <w:rFonts w:ascii="Arial" w:hAnsi="Arial" w:cs="Arial"/>
        </w:rPr>
        <w:t xml:space="preserve">used </w:t>
      </w:r>
      <w:r w:rsidR="00B9286D" w:rsidRPr="00AB0474">
        <w:rPr>
          <w:rFonts w:ascii="Arial" w:hAnsi="Arial" w:cs="Arial"/>
        </w:rPr>
        <w:t xml:space="preserve">for </w:t>
      </w:r>
      <w:r w:rsidR="00B9286D">
        <w:rPr>
          <w:rFonts w:ascii="Arial" w:hAnsi="Arial" w:cs="Arial"/>
        </w:rPr>
        <w:t>finding differentially regulated sites, using data from d</w:t>
      </w:r>
      <w:r w:rsidR="00B9286D" w:rsidRPr="00AB0474">
        <w:rPr>
          <w:rFonts w:ascii="Arial" w:hAnsi="Arial" w:cs="Arial"/>
        </w:rPr>
        <w:t xml:space="preserve">ifferent </w:t>
      </w:r>
      <w:r w:rsidR="00B9286D">
        <w:rPr>
          <w:rFonts w:ascii="Arial" w:hAnsi="Arial" w:cs="Arial"/>
        </w:rPr>
        <w:t>sources, and other modeling parameters (S. Tables 8-12)</w:t>
      </w:r>
      <w:r w:rsidR="00B9286D" w:rsidRPr="00AB0474">
        <w:rPr>
          <w:rFonts w:ascii="Arial" w:hAnsi="Arial" w:cs="Arial"/>
        </w:rPr>
        <w:t>.</w:t>
      </w:r>
      <w:r w:rsidR="00B9286D">
        <w:rPr>
          <w:rFonts w:ascii="Arial" w:hAnsi="Arial" w:cs="Arial"/>
        </w:rPr>
        <w:t xml:space="preserve"> </w:t>
      </w:r>
    </w:p>
    <w:p w14:paraId="3E4A402B" w14:textId="178E876A" w:rsidR="00EC3383" w:rsidRDefault="00EC3383" w:rsidP="00EC3383">
      <w:pPr>
        <w:suppressLineNumbers/>
        <w:rPr>
          <w:rFonts w:ascii="Arial" w:hAnsi="Arial" w:cs="Arial"/>
        </w:rPr>
      </w:pPr>
    </w:p>
    <w:p w14:paraId="51EDA7BA" w14:textId="3E1E72C5" w:rsidR="00EC3383" w:rsidRDefault="00EC3383" w:rsidP="00EC3383">
      <w:pPr>
        <w:suppressLineNumbers/>
        <w:rPr>
          <w:rFonts w:ascii="Arial" w:hAnsi="Arial" w:cs="Arial"/>
        </w:rPr>
      </w:pPr>
    </w:p>
    <w:p w14:paraId="3125D7A5" w14:textId="770C0EC1" w:rsidR="00EC3383" w:rsidRDefault="00EC3383" w:rsidP="00EC3383">
      <w:pPr>
        <w:suppressLineNumbers/>
        <w:rPr>
          <w:rFonts w:ascii="Arial" w:hAnsi="Arial" w:cs="Arial"/>
        </w:rPr>
      </w:pPr>
    </w:p>
    <w:p w14:paraId="249EF129" w14:textId="00966CDE" w:rsidR="00EC3383" w:rsidRDefault="00EC3383" w:rsidP="00EC3383">
      <w:pPr>
        <w:suppressLineNumbers/>
        <w:rPr>
          <w:rFonts w:ascii="Arial" w:hAnsi="Arial" w:cs="Arial"/>
        </w:rPr>
      </w:pPr>
    </w:p>
    <w:p w14:paraId="25DB3241" w14:textId="6523A487" w:rsidR="00EC3383" w:rsidRDefault="00EC3383" w:rsidP="00EC3383">
      <w:pPr>
        <w:suppressLineNumbers/>
        <w:rPr>
          <w:rFonts w:ascii="Arial" w:hAnsi="Arial" w:cs="Arial"/>
        </w:rPr>
      </w:pPr>
    </w:p>
    <w:p w14:paraId="236BCE3C" w14:textId="79D3A744" w:rsidR="00EC3383" w:rsidRDefault="00EC3383" w:rsidP="00EC3383">
      <w:pPr>
        <w:suppressLineNumbers/>
        <w:rPr>
          <w:rFonts w:ascii="Arial" w:hAnsi="Arial" w:cs="Arial"/>
        </w:rPr>
      </w:pPr>
    </w:p>
    <w:p w14:paraId="47C4C2E1" w14:textId="6F4B79CF" w:rsidR="00EC3383" w:rsidRDefault="00EC3383" w:rsidP="00EC3383">
      <w:pPr>
        <w:suppressLineNumbers/>
        <w:rPr>
          <w:rFonts w:ascii="Arial" w:hAnsi="Arial" w:cs="Arial"/>
        </w:rPr>
      </w:pPr>
    </w:p>
    <w:p w14:paraId="3D8CF515" w14:textId="63A2FC45" w:rsidR="00B10280" w:rsidRDefault="00B10280" w:rsidP="00EC3383">
      <w:pPr>
        <w:suppressLineNumbers/>
        <w:rPr>
          <w:rFonts w:ascii="Arial" w:hAnsi="Arial" w:cs="Arial"/>
        </w:rPr>
      </w:pPr>
    </w:p>
    <w:p w14:paraId="7EB4D481" w14:textId="7A495936" w:rsidR="00B10280" w:rsidRDefault="00B10280" w:rsidP="00EC3383">
      <w:pPr>
        <w:suppressLineNumbers/>
        <w:rPr>
          <w:rFonts w:ascii="Arial" w:hAnsi="Arial" w:cs="Arial"/>
        </w:rPr>
      </w:pPr>
    </w:p>
    <w:p w14:paraId="6AF072A9" w14:textId="256BBBF3" w:rsidR="00B10280" w:rsidRDefault="00B10280" w:rsidP="00EC3383">
      <w:pPr>
        <w:suppressLineNumbers/>
        <w:rPr>
          <w:rFonts w:ascii="Arial" w:hAnsi="Arial" w:cs="Arial"/>
        </w:rPr>
      </w:pPr>
    </w:p>
    <w:p w14:paraId="31162B2D" w14:textId="3A832548" w:rsidR="00B10280" w:rsidRDefault="00B10280" w:rsidP="00EC3383">
      <w:pPr>
        <w:suppressLineNumbers/>
        <w:rPr>
          <w:rFonts w:ascii="Arial" w:hAnsi="Arial" w:cs="Arial"/>
        </w:rPr>
      </w:pPr>
    </w:p>
    <w:p w14:paraId="092BBC8C" w14:textId="77777777" w:rsidR="0008487C" w:rsidRDefault="0008487C" w:rsidP="00DB227E">
      <w:pPr>
        <w:suppressLineNumbers/>
        <w:rPr>
          <w:rFonts w:ascii="Arial" w:hAnsi="Arial" w:cs="Arial"/>
          <w:b/>
          <w:bCs/>
          <w:sz w:val="20"/>
          <w:szCs w:val="20"/>
        </w:rPr>
      </w:pPr>
      <w:r w:rsidRPr="0008487C">
        <w:rPr>
          <w:noProof/>
        </w:rPr>
        <w:lastRenderedPageBreak/>
        <w:drawing>
          <wp:inline distT="0" distB="0" distL="0" distR="0" wp14:anchorId="75B0CE35" wp14:editId="14E4DE54">
            <wp:extent cx="5982692" cy="36182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532"/>
                    <a:stretch/>
                  </pic:blipFill>
                  <pic:spPr bwMode="auto">
                    <a:xfrm>
                      <a:off x="0" y="0"/>
                      <a:ext cx="5982692" cy="3618230"/>
                    </a:xfrm>
                    <a:prstGeom prst="rect">
                      <a:avLst/>
                    </a:prstGeom>
                    <a:noFill/>
                    <a:ln>
                      <a:noFill/>
                    </a:ln>
                    <a:extLst>
                      <a:ext uri="{53640926-AAD7-44D8-BBD7-CCE9431645EC}">
                        <a14:shadowObscured xmlns:a14="http://schemas.microsoft.com/office/drawing/2010/main"/>
                      </a:ext>
                    </a:extLst>
                  </pic:spPr>
                </pic:pic>
              </a:graphicData>
            </a:graphic>
          </wp:inline>
        </w:drawing>
      </w:r>
    </w:p>
    <w:p w14:paraId="43396D6E" w14:textId="64B280D9" w:rsidR="00DB227E" w:rsidRPr="0044521F" w:rsidRDefault="00EC3383" w:rsidP="0044521F">
      <w:pPr>
        <w:suppressLineNumbers/>
        <w:spacing w:line="240" w:lineRule="auto"/>
        <w:rPr>
          <w:rFonts w:ascii="Times New Roman" w:hAnsi="Times New Roman" w:cs="Times New Roman"/>
          <w:sz w:val="20"/>
          <w:szCs w:val="20"/>
        </w:rPr>
      </w:pPr>
      <w:r w:rsidRPr="0044521F">
        <w:rPr>
          <w:rFonts w:ascii="Times New Roman" w:hAnsi="Times New Roman" w:cs="Times New Roman"/>
          <w:b/>
          <w:bCs/>
          <w:sz w:val="20"/>
          <w:szCs w:val="20"/>
        </w:rPr>
        <w:t>Figure 1.</w:t>
      </w:r>
      <w:r w:rsidRPr="0044521F">
        <w:rPr>
          <w:rFonts w:ascii="Times New Roman" w:hAnsi="Times New Roman" w:cs="Times New Roman"/>
          <w:sz w:val="20"/>
          <w:szCs w:val="20"/>
        </w:rPr>
        <w:t xml:space="preserve"> </w:t>
      </w:r>
      <w:r w:rsidRPr="0044521F">
        <w:rPr>
          <w:rFonts w:ascii="Times New Roman" w:hAnsi="Times New Roman" w:cs="Times New Roman"/>
          <w:b/>
          <w:bCs/>
          <w:sz w:val="20"/>
          <w:szCs w:val="20"/>
        </w:rPr>
        <w:t>Comparison of the properties of the targets of regulation in yeast.</w:t>
      </w:r>
      <w:r w:rsidR="00F96EFD" w:rsidRPr="0044521F">
        <w:rPr>
          <w:rFonts w:ascii="Times New Roman" w:hAnsi="Times New Roman" w:cs="Times New Roman"/>
          <w:b/>
          <w:bCs/>
          <w:sz w:val="20"/>
          <w:szCs w:val="20"/>
        </w:rPr>
        <w:t xml:space="preserve"> </w:t>
      </w:r>
      <w:r w:rsidR="00F96EFD" w:rsidRPr="0044521F">
        <w:rPr>
          <w:rFonts w:ascii="Times New Roman" w:hAnsi="Times New Roman" w:cs="Times New Roman"/>
          <w:sz w:val="20"/>
          <w:szCs w:val="20"/>
        </w:rPr>
        <w:t xml:space="preserve">The </w:t>
      </w:r>
      <w:proofErr w:type="spellStart"/>
      <w:r w:rsidR="00F96EFD" w:rsidRPr="0044521F">
        <w:rPr>
          <w:rFonts w:ascii="Times New Roman" w:hAnsi="Times New Roman" w:cs="Times New Roman"/>
          <w:sz w:val="20"/>
          <w:szCs w:val="20"/>
        </w:rPr>
        <w:t>Anova</w:t>
      </w:r>
      <w:proofErr w:type="spellEnd"/>
      <w:r w:rsidR="00F96EFD" w:rsidRPr="0044521F">
        <w:rPr>
          <w:rFonts w:ascii="Times New Roman" w:hAnsi="Times New Roman" w:cs="Times New Roman"/>
          <w:sz w:val="20"/>
          <w:szCs w:val="20"/>
        </w:rPr>
        <w:t xml:space="preserve"> p-value comparing the differences in means is shown in the title of the box plots.</w:t>
      </w:r>
      <w:r w:rsidRPr="0044521F">
        <w:rPr>
          <w:rFonts w:ascii="Times New Roman" w:hAnsi="Times New Roman" w:cs="Times New Roman"/>
          <w:b/>
          <w:bCs/>
          <w:sz w:val="20"/>
          <w:szCs w:val="20"/>
        </w:rPr>
        <w:t xml:space="preserve"> </w:t>
      </w:r>
      <w:r w:rsidR="00912530" w:rsidRPr="0044521F">
        <w:rPr>
          <w:rFonts w:ascii="Times New Roman" w:hAnsi="Times New Roman" w:cs="Times New Roman"/>
          <w:sz w:val="20"/>
          <w:szCs w:val="20"/>
        </w:rPr>
        <w:t>(Abbreviation: Enzymes regulated by transcription (Tr), post-transcription (</w:t>
      </w:r>
      <w:proofErr w:type="spellStart"/>
      <w:r w:rsidR="00912530" w:rsidRPr="0044521F">
        <w:rPr>
          <w:rFonts w:ascii="Times New Roman" w:hAnsi="Times New Roman" w:cs="Times New Roman"/>
          <w:sz w:val="20"/>
          <w:szCs w:val="20"/>
        </w:rPr>
        <w:t>Pr</w:t>
      </w:r>
      <w:proofErr w:type="spellEnd"/>
      <w:r w:rsidR="00912530" w:rsidRPr="0044521F">
        <w:rPr>
          <w:rFonts w:ascii="Times New Roman" w:hAnsi="Times New Roman" w:cs="Times New Roman"/>
          <w:sz w:val="20"/>
          <w:szCs w:val="20"/>
        </w:rPr>
        <w:t>), acetylation (Ac), phosphorylation (Ph)</w:t>
      </w:r>
      <w:r w:rsidR="0044521F" w:rsidRPr="0044521F">
        <w:rPr>
          <w:rFonts w:ascii="Times New Roman" w:hAnsi="Times New Roman" w:cs="Times New Roman"/>
          <w:sz w:val="20"/>
          <w:szCs w:val="20"/>
        </w:rPr>
        <w:t>,</w:t>
      </w:r>
      <w:r w:rsidR="00912530" w:rsidRPr="0044521F">
        <w:rPr>
          <w:rFonts w:ascii="Times New Roman" w:hAnsi="Times New Roman" w:cs="Times New Roman"/>
          <w:sz w:val="20"/>
          <w:szCs w:val="20"/>
        </w:rPr>
        <w:t xml:space="preserve"> Unregulated </w:t>
      </w:r>
      <w:r w:rsidR="005F33EE">
        <w:rPr>
          <w:rFonts w:ascii="Times New Roman" w:hAnsi="Times New Roman" w:cs="Times New Roman"/>
          <w:sz w:val="20"/>
          <w:szCs w:val="20"/>
        </w:rPr>
        <w:t xml:space="preserve">or unknown regulation </w:t>
      </w:r>
      <w:r w:rsidR="00912530" w:rsidRPr="0044521F">
        <w:rPr>
          <w:rFonts w:ascii="Times New Roman" w:hAnsi="Times New Roman" w:cs="Times New Roman"/>
          <w:sz w:val="20"/>
          <w:szCs w:val="20"/>
        </w:rPr>
        <w:t xml:space="preserve">(Un)) </w:t>
      </w:r>
      <w:r w:rsidRPr="0044521F">
        <w:rPr>
          <w:rFonts w:ascii="Times New Roman" w:hAnsi="Times New Roman" w:cs="Times New Roman"/>
          <w:b/>
          <w:bCs/>
          <w:sz w:val="20"/>
          <w:szCs w:val="20"/>
        </w:rPr>
        <w:t xml:space="preserve">A. </w:t>
      </w:r>
      <w:r w:rsidRPr="0044521F">
        <w:rPr>
          <w:rFonts w:ascii="Times New Roman" w:hAnsi="Times New Roman" w:cs="Times New Roman"/>
          <w:sz w:val="20"/>
          <w:szCs w:val="20"/>
        </w:rPr>
        <w:t>The Venn diagram shows the extent of overlap between targets of each process</w:t>
      </w:r>
      <w:r w:rsidR="003B729D" w:rsidRPr="0044521F">
        <w:rPr>
          <w:rFonts w:ascii="Times New Roman" w:hAnsi="Times New Roman" w:cs="Times New Roman"/>
          <w:sz w:val="20"/>
          <w:szCs w:val="20"/>
        </w:rPr>
        <w:t xml:space="preserve"> in stationary phase</w:t>
      </w:r>
      <w:r w:rsidRPr="0044521F">
        <w:rPr>
          <w:rFonts w:ascii="Times New Roman" w:hAnsi="Times New Roman" w:cs="Times New Roman"/>
          <w:sz w:val="20"/>
          <w:szCs w:val="20"/>
        </w:rPr>
        <w:t xml:space="preserve">. Only 2 genes were found to be regulated by all four mechanisms. Targets of phosphorylation did not show any significant overlap with other mechanisms, while transcriptome and proteome showed the highest overlap (S. Table 1). </w:t>
      </w:r>
      <w:r w:rsidRPr="0044521F">
        <w:rPr>
          <w:rFonts w:ascii="Times New Roman" w:hAnsi="Times New Roman" w:cs="Times New Roman"/>
          <w:b/>
          <w:bCs/>
          <w:sz w:val="20"/>
          <w:szCs w:val="20"/>
        </w:rPr>
        <w:t>B.</w:t>
      </w:r>
      <w:r w:rsidRPr="0044521F">
        <w:rPr>
          <w:rFonts w:ascii="Times New Roman" w:hAnsi="Times New Roman" w:cs="Times New Roman"/>
          <w:sz w:val="20"/>
          <w:szCs w:val="20"/>
        </w:rPr>
        <w:t xml:space="preserve"> Enzymes that impact growth when knocked out are highly likely to be acetylated. </w:t>
      </w:r>
      <w:r w:rsidRPr="0044521F">
        <w:rPr>
          <w:rFonts w:ascii="Times New Roman" w:hAnsi="Times New Roman" w:cs="Times New Roman"/>
          <w:b/>
          <w:bCs/>
          <w:sz w:val="20"/>
          <w:szCs w:val="20"/>
        </w:rPr>
        <w:t xml:space="preserve">C. </w:t>
      </w:r>
      <w:r w:rsidRPr="0044521F">
        <w:rPr>
          <w:rFonts w:ascii="Times New Roman" w:hAnsi="Times New Roman" w:cs="Times New Roman"/>
          <w:sz w:val="20"/>
          <w:szCs w:val="20"/>
        </w:rPr>
        <w:t xml:space="preserve">Enzymes with poor connectivity, as measured through the network connectivity metric - closeness, are more likely to be Unregulated. </w:t>
      </w:r>
      <w:r w:rsidRPr="0044521F">
        <w:rPr>
          <w:rFonts w:ascii="Times New Roman" w:hAnsi="Times New Roman" w:cs="Times New Roman"/>
          <w:b/>
          <w:bCs/>
          <w:sz w:val="20"/>
          <w:szCs w:val="20"/>
        </w:rPr>
        <w:t xml:space="preserve">D. </w:t>
      </w:r>
      <w:r w:rsidRPr="0044521F">
        <w:rPr>
          <w:rFonts w:ascii="Times New Roman" w:hAnsi="Times New Roman" w:cs="Times New Roman"/>
          <w:sz w:val="20"/>
          <w:szCs w:val="20"/>
        </w:rPr>
        <w:t>Enzymes catalyzing reactions with high maximum flux are likely to be either regulated through phosphorylation or to be unregulated.</w:t>
      </w:r>
      <w:r w:rsidR="0044521F" w:rsidRPr="0044521F">
        <w:rPr>
          <w:rFonts w:ascii="Times New Roman" w:hAnsi="Times New Roman" w:cs="Times New Roman"/>
          <w:sz w:val="20"/>
          <w:szCs w:val="20"/>
        </w:rPr>
        <w:t xml:space="preserve"> </w:t>
      </w:r>
      <w:r w:rsidR="0044521F" w:rsidRPr="0044521F">
        <w:rPr>
          <w:rFonts w:ascii="Times New Roman" w:hAnsi="Times New Roman" w:cs="Times New Roman"/>
          <w:b/>
          <w:bCs/>
          <w:sz w:val="20"/>
          <w:szCs w:val="20"/>
        </w:rPr>
        <w:t>E.</w:t>
      </w:r>
      <w:r w:rsidR="00DB227E" w:rsidRPr="0044521F">
        <w:rPr>
          <w:rFonts w:ascii="Times New Roman" w:hAnsi="Times New Roman" w:cs="Times New Roman"/>
          <w:b/>
          <w:bCs/>
          <w:sz w:val="20"/>
          <w:szCs w:val="20"/>
        </w:rPr>
        <w:t xml:space="preserve"> </w:t>
      </w:r>
      <w:r w:rsidR="00DB227E" w:rsidRPr="0044521F">
        <w:rPr>
          <w:rFonts w:ascii="Times New Roman" w:hAnsi="Times New Roman" w:cs="Times New Roman"/>
          <w:sz w:val="20"/>
          <w:szCs w:val="20"/>
        </w:rPr>
        <w:t>The heatmap shows the statistical enrichment and depletion of the targets of each process among reactions that are - (1) essential, (2) have high maximum flux (Vmax &gt; 75</w:t>
      </w:r>
      <w:r w:rsidR="00DB227E" w:rsidRPr="0044521F">
        <w:rPr>
          <w:rFonts w:ascii="Times New Roman" w:hAnsi="Times New Roman" w:cs="Times New Roman"/>
          <w:sz w:val="20"/>
          <w:szCs w:val="20"/>
          <w:vertAlign w:val="superscript"/>
        </w:rPr>
        <w:t>th</w:t>
      </w:r>
      <w:r w:rsidR="00DB227E" w:rsidRPr="0044521F">
        <w:rPr>
          <w:rFonts w:ascii="Times New Roman" w:hAnsi="Times New Roman" w:cs="Times New Roman"/>
          <w:sz w:val="20"/>
          <w:szCs w:val="20"/>
        </w:rPr>
        <w:t xml:space="preserve"> percentile), (3) catalyzed by enzymes with high molecular weight (MW &gt; 75</w:t>
      </w:r>
      <w:r w:rsidR="00DB227E" w:rsidRPr="0044521F">
        <w:rPr>
          <w:rFonts w:ascii="Times New Roman" w:hAnsi="Times New Roman" w:cs="Times New Roman"/>
          <w:sz w:val="20"/>
          <w:szCs w:val="20"/>
          <w:vertAlign w:val="superscript"/>
        </w:rPr>
        <w:t>th</w:t>
      </w:r>
      <w:r w:rsidR="00DB227E" w:rsidRPr="0044521F">
        <w:rPr>
          <w:rFonts w:ascii="Times New Roman" w:hAnsi="Times New Roman" w:cs="Times New Roman"/>
          <w:sz w:val="20"/>
          <w:szCs w:val="20"/>
        </w:rPr>
        <w:t xml:space="preserve"> percentile), (4) highly connected (Closeness &gt; 75</w:t>
      </w:r>
      <w:r w:rsidR="00DB227E" w:rsidRPr="0044521F">
        <w:rPr>
          <w:rFonts w:ascii="Times New Roman" w:hAnsi="Times New Roman" w:cs="Times New Roman"/>
          <w:sz w:val="20"/>
          <w:szCs w:val="20"/>
          <w:vertAlign w:val="superscript"/>
        </w:rPr>
        <w:t>th</w:t>
      </w:r>
      <w:r w:rsidR="00DB227E" w:rsidRPr="0044521F">
        <w:rPr>
          <w:rFonts w:ascii="Times New Roman" w:hAnsi="Times New Roman" w:cs="Times New Roman"/>
          <w:sz w:val="20"/>
          <w:szCs w:val="20"/>
        </w:rPr>
        <w:t xml:space="preserve"> percentile), and (5) reversible.</w:t>
      </w:r>
      <w:r w:rsidR="001D2ECC" w:rsidRPr="0044521F">
        <w:rPr>
          <w:rFonts w:ascii="Times New Roman" w:hAnsi="Times New Roman" w:cs="Times New Roman"/>
          <w:sz w:val="20"/>
          <w:szCs w:val="20"/>
        </w:rPr>
        <w:t xml:space="preserve"> </w:t>
      </w:r>
      <w:r w:rsidR="00654AC2">
        <w:rPr>
          <w:rFonts w:ascii="Times New Roman" w:hAnsi="Times New Roman" w:cs="Times New Roman"/>
          <w:b/>
          <w:bCs/>
          <w:sz w:val="20"/>
          <w:szCs w:val="20"/>
        </w:rPr>
        <w:t>F</w:t>
      </w:r>
      <w:r w:rsidR="00DB227E" w:rsidRPr="0044521F">
        <w:rPr>
          <w:rFonts w:ascii="Times New Roman" w:hAnsi="Times New Roman" w:cs="Times New Roman"/>
          <w:b/>
          <w:bCs/>
          <w:sz w:val="20"/>
          <w:szCs w:val="20"/>
        </w:rPr>
        <w:t xml:space="preserve">. </w:t>
      </w:r>
      <w:r w:rsidR="00DB227E" w:rsidRPr="0044521F">
        <w:rPr>
          <w:rFonts w:ascii="Times New Roman" w:hAnsi="Times New Roman" w:cs="Times New Roman"/>
          <w:sz w:val="20"/>
          <w:szCs w:val="20"/>
        </w:rPr>
        <w:t xml:space="preserve">A schematic pathway summarizing the division of labor in metabolic regulation. Essential reactions (Enz1 and Enz4) are preferentially acetylated; reactions in futile cycles and in different compartments (Enz6) are phosphorylated, and reactions with high connectivity are regulated through multiple mechanisms (Enz2). Reversible reactions are predominantly unregulated </w:t>
      </w:r>
      <w:r w:rsidR="00D91677">
        <w:rPr>
          <w:rFonts w:ascii="Times New Roman" w:hAnsi="Times New Roman" w:cs="Times New Roman"/>
          <w:sz w:val="20"/>
          <w:szCs w:val="20"/>
        </w:rPr>
        <w:t xml:space="preserve">or regulated by unknown mechanisms </w:t>
      </w:r>
      <w:r w:rsidR="00DB227E" w:rsidRPr="0044521F">
        <w:rPr>
          <w:rFonts w:ascii="Times New Roman" w:hAnsi="Times New Roman" w:cs="Times New Roman"/>
          <w:sz w:val="20"/>
          <w:szCs w:val="20"/>
        </w:rPr>
        <w:t xml:space="preserve">(Enz5). </w:t>
      </w:r>
    </w:p>
    <w:p w14:paraId="6AE55721" w14:textId="1BDF761B" w:rsidR="00AB45E8" w:rsidRPr="00D03E92" w:rsidRDefault="00AB45E8" w:rsidP="00AB45E8">
      <w:pPr>
        <w:rPr>
          <w:rFonts w:ascii="Arial" w:hAnsi="Arial" w:cs="Arial"/>
          <w:b/>
          <w:bCs/>
        </w:rPr>
      </w:pPr>
      <w:r w:rsidRPr="00D03E92">
        <w:rPr>
          <w:rFonts w:ascii="Arial" w:hAnsi="Arial" w:cs="Arial"/>
          <w:b/>
          <w:bCs/>
        </w:rPr>
        <w:t>Context specific metabolic regulation</w:t>
      </w:r>
      <w:r>
        <w:rPr>
          <w:rFonts w:ascii="Arial" w:hAnsi="Arial" w:cs="Arial"/>
          <w:b/>
          <w:bCs/>
        </w:rPr>
        <w:t xml:space="preserve"> by PTMs in </w:t>
      </w:r>
      <w:r w:rsidR="00EF09FA" w:rsidRPr="00EF09FA">
        <w:rPr>
          <w:rFonts w:ascii="Arial" w:hAnsi="Arial" w:cs="Arial"/>
          <w:b/>
          <w:bCs/>
          <w:i/>
          <w:iCs/>
        </w:rPr>
        <w:t>E. coli</w:t>
      </w:r>
      <w:r w:rsidR="00BA617E">
        <w:rPr>
          <w:rFonts w:ascii="Arial" w:hAnsi="Arial" w:cs="Arial"/>
          <w:b/>
          <w:bCs/>
        </w:rPr>
        <w:t xml:space="preserve"> </w:t>
      </w:r>
    </w:p>
    <w:p w14:paraId="640871BA" w14:textId="7CE1545E" w:rsidR="00D05B8A" w:rsidRDefault="00D05B8A" w:rsidP="00D05B8A">
      <w:pPr>
        <w:rPr>
          <w:rFonts w:ascii="Arial" w:hAnsi="Arial" w:cs="Arial"/>
        </w:rPr>
      </w:pPr>
      <w:r>
        <w:rPr>
          <w:rFonts w:ascii="Arial" w:hAnsi="Arial" w:cs="Arial"/>
        </w:rPr>
        <w:t xml:space="preserve">Since many mechanisms of metabolic regulation are evolutionarily </w:t>
      </w:r>
      <w:r w:rsidRPr="00AB0474">
        <w:rPr>
          <w:rFonts w:ascii="Arial" w:hAnsi="Arial" w:cs="Arial"/>
        </w:rPr>
        <w:t>conserved</w:t>
      </w:r>
      <w:r w:rsidR="00577119">
        <w:rPr>
          <w:rFonts w:ascii="Arial" w:hAnsi="Arial" w:cs="Arial"/>
        </w:rPr>
        <w:t xml:space="preserve"> </w:t>
      </w:r>
      <w:r w:rsidR="00577119">
        <w:rPr>
          <w:rFonts w:ascii="Arial" w:hAnsi="Arial" w:cs="Arial"/>
        </w:rPr>
        <w:fldChar w:fldCharType="begin" w:fldLock="1"/>
      </w:r>
      <w:r w:rsidR="00577119">
        <w:rPr>
          <w:rFonts w:ascii="Arial" w:hAnsi="Arial" w:cs="Arial"/>
        </w:rPr>
        <w:instrText>ADDIN CSL_CITATION {"citationItems":[{"id":"ITEM-1","itemData":{"DOI":"10.1038/nrmicro3238","ISSN":"17401534","abstract":"Beyond fuelling cellular activities with building blocks and energy, metabolism also integrates environmental conditions into intracellular signals. The underlying regulatory network is complex and multifaceted: it ranges from slow interactions, such as changing gene expression, to rapid ones, such as the modulation of protein activity via post-translational modification or the allosteric binding of small molecules. In this Review, we outline the coordination of common metabolic tasks, including nutrient uptake, central metabolism, the generation of energy, the supply of amino acids and protein synthesis. Increasingly, a set of key metabolites is recognized to control individual regulatory circuits, which carry out specific functions of information input and regulatory output. Such a modular view of microbial metabolism facilitates an intuitive understanding of the molecular mechanisms that underlie cellular decision making.","author":[{"dropping-particle":"","family":"Chubukov","given":"Victor","non-dropping-particle":"","parse-names":false,"suffix":""},{"dropping-particle":"","family":"Gerosa","given":"Luca","non-dropping-particle":"","parse-names":false,"suffix":""},{"dropping-particle":"","family":"Kochanowski","given":"Karl","non-dropping-particle":"","parse-names":false,"suffix":""},{"dropping-particle":"","family":"Sauer","given":"Uwe","non-dropping-particle":"","parse-names":false,"suffix":""}],"container-title":"Nature Reviews Microbiology","id":"ITEM-1","issued":{"date-parts":[["2014"]]},"title":"Coordination of microbial metabolism","type":"article"},"uris":["http://www.mendeley.com/documents/?uuid=2a6c5823-b37f-4db0-8de5-2a6db1c16dc7"]}],"mendeley":{"formattedCitation":"[3]","plainTextFormattedCitation":"[3]","previouslyFormattedCitation":"[3]"},"properties":{"noteIndex":0},"schema":"https://github.com/citation-style-language/schema/raw/master/csl-citation.json"}</w:instrText>
      </w:r>
      <w:r w:rsidR="00577119">
        <w:rPr>
          <w:rFonts w:ascii="Arial" w:hAnsi="Arial" w:cs="Arial"/>
        </w:rPr>
        <w:fldChar w:fldCharType="separate"/>
      </w:r>
      <w:r w:rsidR="00577119" w:rsidRPr="00577119">
        <w:rPr>
          <w:rFonts w:ascii="Arial" w:hAnsi="Arial" w:cs="Arial"/>
          <w:noProof/>
        </w:rPr>
        <w:t>[3]</w:t>
      </w:r>
      <w:r w:rsidR="00577119">
        <w:rPr>
          <w:rFonts w:ascii="Arial" w:hAnsi="Arial" w:cs="Arial"/>
        </w:rPr>
        <w:fldChar w:fldCharType="end"/>
      </w:r>
      <w:r w:rsidRPr="00AB0474">
        <w:rPr>
          <w:rFonts w:ascii="Arial" w:hAnsi="Arial" w:cs="Arial"/>
        </w:rPr>
        <w:t xml:space="preserve">, we </w:t>
      </w:r>
      <w:r>
        <w:rPr>
          <w:rFonts w:ascii="Arial" w:hAnsi="Arial" w:cs="Arial"/>
        </w:rPr>
        <w:t xml:space="preserve">next analyzed </w:t>
      </w:r>
      <w:r w:rsidR="006534D8">
        <w:rPr>
          <w:rFonts w:ascii="Arial" w:hAnsi="Arial" w:cs="Arial"/>
        </w:rPr>
        <w:t>multi-</w:t>
      </w:r>
      <w:proofErr w:type="spellStart"/>
      <w:r w:rsidR="006534D8">
        <w:rPr>
          <w:rFonts w:ascii="Arial" w:hAnsi="Arial" w:cs="Arial"/>
        </w:rPr>
        <w:t>omic</w:t>
      </w:r>
      <w:proofErr w:type="spellEnd"/>
      <w:r w:rsidR="006534D8">
        <w:rPr>
          <w:rFonts w:ascii="Arial" w:hAnsi="Arial" w:cs="Arial"/>
        </w:rPr>
        <w:t xml:space="preserve"> </w:t>
      </w:r>
      <w:r>
        <w:rPr>
          <w:rFonts w:ascii="Arial" w:hAnsi="Arial" w:cs="Arial"/>
        </w:rPr>
        <w:t xml:space="preserve">data from </w:t>
      </w:r>
      <w:r w:rsidR="00EF09FA" w:rsidRPr="00EF09FA">
        <w:rPr>
          <w:rFonts w:ascii="Arial" w:hAnsi="Arial" w:cs="Arial"/>
          <w:i/>
          <w:iCs/>
        </w:rPr>
        <w:t>E. coli</w:t>
      </w:r>
      <w:r>
        <w:rPr>
          <w:rFonts w:ascii="Arial" w:hAnsi="Arial" w:cs="Arial"/>
        </w:rPr>
        <w:t xml:space="preserve"> cells during </w:t>
      </w:r>
      <w:r w:rsidRPr="00AB0474">
        <w:rPr>
          <w:rFonts w:ascii="Arial" w:hAnsi="Arial" w:cs="Arial"/>
        </w:rPr>
        <w:t>stationary phase</w:t>
      </w:r>
      <w:r>
        <w:rPr>
          <w:rFonts w:ascii="Arial" w:hAnsi="Arial" w:cs="Arial"/>
        </w:rPr>
        <w:t xml:space="preserve"> </w:t>
      </w:r>
      <w:r w:rsidRPr="00BF09AD">
        <w:rPr>
          <w:rFonts w:ascii="Arial" w:hAnsi="Arial" w:cs="Arial"/>
        </w:rPr>
        <w:fldChar w:fldCharType="begin" w:fldLock="1"/>
      </w:r>
      <w:r w:rsidR="00C0497F">
        <w:rPr>
          <w:rFonts w:ascii="Arial" w:hAnsi="Arial" w:cs="Arial"/>
        </w:rPr>
        <w:instrText>ADDIN CSL_CITATION {"citationItems":[{"id":"ITEM-1","itemData":{"DOI":"10.1021/pr3011843","ISSN":"15353893","abstract":"Recent phosphoproteomics studies have generated relatively large data sets of bacterial proteins phosphorylated on serine, threonine, and tyrosine, implicating this type of phosphorylation in the regulation of vital processes of a bacterial cell; however, most phosphoproteomics studies in bacteria were so far qualitative. Here we applied stable isotope labeling by amino acids in cell culture (SILAC) to perform a quantitative analysis of proteome and phosphoproteome dynamics of Escherichia coli during five distinct phases of growth in the minimal medium. Combining two triple-SILAC experiments, we detected a total of 2118 proteins and quantified relative dynamics of 1984 proteins in all measured phases of growth, including 570 proteins associated with cell wall and membrane. In the phosphoproteomic experiment, we detected 150 Ser/Thr/Tyr phosphorylation events, of which 108 were localized to a specific amino acid residue and 76 were quantified in all phases of growth. Clustering analysis of SILAC ratios revealed distinct sets of coregulated proteins for each analyzed phase of growth and overrepresentation of membrane proteins in transition between exponential and stationary phases. The proteomics data indicated that proteins related to stress response typically associated with the stationary phase, including RpoS-dependent proteins, had increasing levels already during earlier phases of growth. Application of SILAC enabled us to measure median occupancies of phosphorylation sites, which were generally low (&lt;12%). Interestingly, the phosphoproteome analysis showed a global increase of protein phosphorylation levels in the late stationary phase, pointing to a likely role of this modification in later phases of growth.","author":[{"dropping-particle":"","family":"Soares","given":"Nelson C.","non-dropping-particle":"","parse-names":false,"suffix":""},{"dropping-particle":"","family":"Spät","given":"Philipp","non-dropping-particle":"","parse-names":false,"suffix":""},{"dropping-particle":"","family":"Krug","given":"Karsten","non-dropping-particle":"","parse-names":false,"suffix":""},{"dropping-particle":"","family":"MacEk","given":"Boris","non-dropping-particle":"","parse-names":false,"suffix":""}],"container-title":"Journal of Proteome Research","id":"ITEM-1","issued":{"date-parts":[["2013"]]},"title":"Global dynamics of the Escherichia coli proteome and phosphoproteome during growth in minimal medium","type":"article-journal"},"uris":["http://www.mendeley.com/documents/?uuid=3e84b870-9018-4d42-8d7a-862daa5fe36f"]},{"id":"ITEM-2","itemData":{"DOI":"10.1371/journal.pcbi.1004400","ISSN":"15537358","abstract":"© 2015 Houser et al. How do bacteria regulate their cellular physiology in response to starvation? Here, we present a detailed characterization of Escherichia coli growth and starvation over a time-course lasting two weeks. We have measured multiple cellular components, including RNA and proteins at deep genomic coverage, as well as lipid modifications and flux through central metabolism. Our study focuses on the physiological response of E. coli in stationary phase as a result of being starved for glucose, not on the genetic adaptation of E. coli to utilize alternative nutrients. In our analysis, we have taken advantage of the temporal correlations within and among RNA and protein abundances to identify systematic trends in gene regulation. Specifically, we have developed a general computational strategy for classifying expression-profile time courses into distinct categories in an unbiased manner. We have also developed, from dynamic models of gene expression, a framework to characterize protein degradation patterns based on the observed temporal relationships between mRNA and protein abundances. By comparing and contrasting our transcriptomic and proteomic data, we have identified several broad physiological trends in the E. coli starvation response. Strikingly, mRNAs are widely down-regulated in response to glucose starvation, presumably as a strategy for reducing new protein synthesis. By contrast, protein abundances display more varied responses. The abundances of many proteins involved in energy-intensive processes mirror the corresponding mRNA profiles while proteins involved in nutrient metabolism remain abundant even though their corresponding mRNAs are down-regulated.","author":[{"dropping-particle":"","family":"Houser","given":"John R.","non-dropping-particle":"","parse-names":false,"suffix":""},{"dropping-particle":"","family":"Barnhart","given":"Craig","non-dropping-particle":"","parse-names":false,"suffix":""},{"dropping-particle":"","family":"Boutz","given":"Daniel R.","non-dropping-particle":"","parse-names":false,"suffix":""},{"dropping-particle":"","family":"Carroll","given":"Sean M.","non-dropping-particle":"","parse-names":false,"suffix":""},{"dropping-particle":"","family":"Dasgupta","given":"Aurko","non-dropping-particle":"","parse-names":false,"suffix":""},{"dropping-particle":"","family":"Michener","given":"Joshua K.","non-dropping-particle":"","parse-names":false,"suffix":""},{"dropping-particle":"","family":"Needham","given":"Brittany D.","non-dropping-particle":"","parse-names":false,"suffix":""},{"dropping-particle":"","family":"Papoulas","given":"Ophelia","non-dropping-particle":"","parse-names":false,"suffix":""},{"dropping-particle":"","family":"Sridhara","given":"Viswanadham","non-dropping-particle":"","parse-names":false,"suffix":""},{"dropping-particle":"","family":"Sydykova","given":"Dariya K.","non-dropping-particle":"","parse-names":false,"suffix":""},{"dropping-particle":"","family":"Marx","given":"Christopher J.","non-dropping-particle":"","parse-names":false,"suffix":""},{"dropping-particle":"","family":"Trent","given":"M. Stephen","non-dropping-particle":"","parse-names":false,"suffix":""},{"dropping-particle":"","family":"Barrick","given":"Jeffrey E.","non-dropping-particle":"","parse-names":false,"suffix":""},{"dropping-particle":"","family":"Marcotte","given":"Edward M.","non-dropping-particle":"","parse-names":false,"suffix":""},{"dropping-particle":"","family":"Wilke","given":"Claus O.","non-dropping-particle":"","parse-names":false,"suffix":""}],"container-title":"PLoS Computational Biology","id":"ITEM-2","issued":{"date-parts":[["2015"]]},"title":"Controlled Measurement and Comparative Analysis of Cellular Components in E. coli Reveals Broad Regulatory Changes in Response to Glucose Starvation","type":"article-journal"},"uris":["http://www.mendeley.com/documents/?uuid=a95d07c6-0c48-4568-af17-08138a64e640"]},{"id":"ITEM-3","itemData":{"ISBN":"1097-2765","author":[{"dropping-particle":"","family":"Weinert","given":"Brian T","non-dropping-particle":"","parse-names":false,"suffix":""},{"dropping-particle":"","family":"Iesmantavicius","given":"Vytautas","non-dropping-particle":"","parse-names":false,"suffix":""},{"dropping-particle":"","family":"Wagner","given":"Sebastian A","non-dropping-particle":"","parse-names":false,"suffix":""},{"dropping-particle":"","family":"Schölz","given":"Christian","non-dropping-particle":"","parse-names":false,"suffix":""},{"dropping-particle":"","family":"Gummesson","given":"Bertil","non-dropping-particle":"","parse-names":false,"suffix":""},{"dropping-particle":"","family":"Beli","given":"Petra","non-dropping-particle":"","parse-names":false,"suffix":""},{"dropping-particle":"","family":"Nyström","given":"Thomas","non-dropping-particle":"","parse-names":false,"suffix":""},{"dropping-particle":"","family":"Choudhary","given":"Chunaram","non-dropping-particle":"","parse-names":false,"suffix":""}],"container-title":"Mol Cell","id":"ITEM-3","issue":"2","issued":{"date-parts":[["2013"]]},"page":"265-272","title":"Acetyl-phosphate is a critical determinant of lysine acetylation in E. coli","type":"article-journal","volume":"51"},"uris":["http://www.mendeley.com/documents/?uuid=c4964194-9032-4650-baad-68bbf986fd93"]}],"mendeley":{"formattedCitation":"[42–44]","plainTextFormattedCitation":"[42–44]","previouslyFormattedCitation":"[42–44]"},"properties":{"noteIndex":0},"schema":"https://github.com/citation-style-language/schema/raw/master/csl-citation.json"}</w:instrText>
      </w:r>
      <w:r w:rsidRPr="00BF09AD">
        <w:rPr>
          <w:rFonts w:ascii="Arial" w:hAnsi="Arial" w:cs="Arial"/>
        </w:rPr>
        <w:fldChar w:fldCharType="separate"/>
      </w:r>
      <w:r w:rsidR="003007AB" w:rsidRPr="003007AB">
        <w:rPr>
          <w:rFonts w:ascii="Arial" w:hAnsi="Arial" w:cs="Arial"/>
          <w:noProof/>
        </w:rPr>
        <w:t>[42–44]</w:t>
      </w:r>
      <w:r w:rsidRPr="00BF09AD">
        <w:rPr>
          <w:rFonts w:ascii="Arial" w:hAnsi="Arial" w:cs="Arial"/>
        </w:rPr>
        <w:fldChar w:fldCharType="end"/>
      </w:r>
      <w:r>
        <w:rPr>
          <w:rFonts w:ascii="Arial" w:hAnsi="Arial" w:cs="Arial"/>
        </w:rPr>
        <w:t xml:space="preserve">. By analyzing transcriptomics, proteomics, acetylomics and phosphoproteomics data using the </w:t>
      </w:r>
      <w:r w:rsidR="00EF09FA" w:rsidRPr="00EF09FA">
        <w:rPr>
          <w:rFonts w:ascii="Arial" w:hAnsi="Arial" w:cs="Arial"/>
          <w:i/>
          <w:iCs/>
        </w:rPr>
        <w:t>E. coli</w:t>
      </w:r>
      <w:r>
        <w:rPr>
          <w:rFonts w:ascii="Arial" w:hAnsi="Arial" w:cs="Arial"/>
        </w:rPr>
        <w:t xml:space="preserve"> metabolic network model, </w:t>
      </w:r>
      <w:r w:rsidR="006534D8">
        <w:rPr>
          <w:rFonts w:ascii="Arial" w:hAnsi="Arial" w:cs="Arial"/>
        </w:rPr>
        <w:t>we</w:t>
      </w:r>
      <w:r>
        <w:rPr>
          <w:rFonts w:ascii="Arial" w:hAnsi="Arial" w:cs="Arial"/>
        </w:rPr>
        <w:t xml:space="preserve"> uncovered that t</w:t>
      </w:r>
      <w:r w:rsidRPr="00AB0474">
        <w:rPr>
          <w:rFonts w:ascii="Arial" w:hAnsi="Arial" w:cs="Arial"/>
        </w:rPr>
        <w:t xml:space="preserve">he </w:t>
      </w:r>
      <w:r>
        <w:rPr>
          <w:rFonts w:ascii="Arial" w:hAnsi="Arial" w:cs="Arial"/>
        </w:rPr>
        <w:t>pattern of regulation observed in yeast</w:t>
      </w:r>
      <w:r w:rsidRPr="00AB0474">
        <w:rPr>
          <w:rFonts w:ascii="Arial" w:hAnsi="Arial" w:cs="Arial"/>
        </w:rPr>
        <w:t xml:space="preserve"> </w:t>
      </w:r>
      <w:r>
        <w:rPr>
          <w:rFonts w:ascii="Arial" w:hAnsi="Arial" w:cs="Arial"/>
        </w:rPr>
        <w:t>was also</w:t>
      </w:r>
      <w:r w:rsidRPr="00AB0474">
        <w:rPr>
          <w:rFonts w:ascii="Arial" w:hAnsi="Arial" w:cs="Arial"/>
        </w:rPr>
        <w:t xml:space="preserve"> </w:t>
      </w:r>
      <w:r>
        <w:rPr>
          <w:rFonts w:ascii="Arial" w:hAnsi="Arial" w:cs="Arial"/>
        </w:rPr>
        <w:t xml:space="preserve">observed </w:t>
      </w:r>
      <w:r w:rsidRPr="00AB0474">
        <w:rPr>
          <w:rFonts w:ascii="Arial" w:hAnsi="Arial" w:cs="Arial"/>
        </w:rPr>
        <w:t xml:space="preserve">in </w:t>
      </w:r>
      <w:r w:rsidR="00EF09FA" w:rsidRPr="00EF09FA">
        <w:rPr>
          <w:rFonts w:ascii="Arial" w:hAnsi="Arial" w:cs="Arial"/>
          <w:i/>
          <w:iCs/>
        </w:rPr>
        <w:t>E. coli</w:t>
      </w:r>
      <w:r>
        <w:rPr>
          <w:rFonts w:ascii="Arial" w:hAnsi="Arial" w:cs="Arial"/>
        </w:rPr>
        <w:t xml:space="preserve"> (</w:t>
      </w:r>
      <w:r w:rsidRPr="00F70ABE">
        <w:rPr>
          <w:rFonts w:ascii="Arial" w:hAnsi="Arial" w:cs="Arial"/>
        </w:rPr>
        <w:t>Figure</w:t>
      </w:r>
      <w:r>
        <w:rPr>
          <w:rFonts w:ascii="Arial" w:hAnsi="Arial" w:cs="Arial"/>
        </w:rPr>
        <w:t xml:space="preserve"> </w:t>
      </w:r>
      <w:r w:rsidR="00ED62D6">
        <w:rPr>
          <w:rFonts w:ascii="Arial" w:hAnsi="Arial" w:cs="Arial"/>
        </w:rPr>
        <w:t>2</w:t>
      </w:r>
      <w:r w:rsidR="008950C1">
        <w:rPr>
          <w:rFonts w:ascii="Arial" w:hAnsi="Arial" w:cs="Arial"/>
        </w:rPr>
        <w:t>A-C</w:t>
      </w:r>
      <w:r w:rsidR="00A40001">
        <w:rPr>
          <w:rFonts w:ascii="Arial" w:hAnsi="Arial" w:cs="Arial"/>
        </w:rPr>
        <w:t>, S. Figure 7</w:t>
      </w:r>
      <w:r>
        <w:rPr>
          <w:rFonts w:ascii="Arial" w:hAnsi="Arial" w:cs="Arial"/>
        </w:rPr>
        <w:t>)</w:t>
      </w:r>
      <w:r w:rsidRPr="00AB0474">
        <w:rPr>
          <w:rFonts w:ascii="Arial" w:hAnsi="Arial" w:cs="Arial"/>
        </w:rPr>
        <w:t xml:space="preserve">. </w:t>
      </w:r>
      <w:r>
        <w:rPr>
          <w:rFonts w:ascii="Arial" w:hAnsi="Arial" w:cs="Arial"/>
        </w:rPr>
        <w:t>Essential reactions were enriched for regulation by acetylation, and reactions with high maximum flux or large enzyme molecular weight were enriched for regulation by phosphorylation</w:t>
      </w:r>
      <w:r w:rsidRPr="00AB0474">
        <w:rPr>
          <w:rFonts w:ascii="Arial" w:hAnsi="Arial" w:cs="Arial"/>
        </w:rPr>
        <w:t>.</w:t>
      </w:r>
      <w:r>
        <w:rPr>
          <w:rFonts w:ascii="Arial" w:hAnsi="Arial" w:cs="Arial"/>
        </w:rPr>
        <w:t xml:space="preserve"> </w:t>
      </w:r>
      <w:r w:rsidRPr="00586BF6">
        <w:rPr>
          <w:rFonts w:ascii="Arial" w:hAnsi="Arial" w:cs="Arial"/>
        </w:rPr>
        <w:t xml:space="preserve">However, in contrast to yeast, phosphorylation impacted very few metabolic genes in </w:t>
      </w:r>
      <w:r w:rsidR="00EF09FA" w:rsidRPr="00EF09FA">
        <w:rPr>
          <w:rFonts w:ascii="Arial" w:hAnsi="Arial" w:cs="Arial"/>
          <w:i/>
          <w:iCs/>
        </w:rPr>
        <w:t>E. coli</w:t>
      </w:r>
      <w:r>
        <w:rPr>
          <w:rFonts w:ascii="Arial" w:hAnsi="Arial" w:cs="Arial"/>
          <w:i/>
          <w:iCs/>
        </w:rPr>
        <w:t xml:space="preserve">, </w:t>
      </w:r>
      <w:r>
        <w:rPr>
          <w:rFonts w:ascii="Arial" w:hAnsi="Arial" w:cs="Arial"/>
        </w:rPr>
        <w:t xml:space="preserve">and may play a relatively </w:t>
      </w:r>
      <w:r w:rsidRPr="00AB0474">
        <w:rPr>
          <w:rFonts w:ascii="Arial" w:hAnsi="Arial" w:cs="Arial"/>
        </w:rPr>
        <w:t>m</w:t>
      </w:r>
      <w:r>
        <w:rPr>
          <w:rFonts w:ascii="Arial" w:hAnsi="Arial" w:cs="Arial"/>
        </w:rPr>
        <w:t>i</w:t>
      </w:r>
      <w:r w:rsidRPr="00AB0474">
        <w:rPr>
          <w:rFonts w:ascii="Arial" w:hAnsi="Arial" w:cs="Arial"/>
        </w:rPr>
        <w:t>nor</w:t>
      </w:r>
      <w:r>
        <w:rPr>
          <w:rFonts w:ascii="Arial" w:hAnsi="Arial" w:cs="Arial"/>
        </w:rPr>
        <w:t xml:space="preserve"> role in this specific context</w:t>
      </w:r>
      <w:r w:rsidRPr="00586BF6">
        <w:rPr>
          <w:rFonts w:ascii="Arial" w:hAnsi="Arial" w:cs="Arial"/>
        </w:rPr>
        <w:t xml:space="preserve">. Phosphorylation had </w:t>
      </w:r>
      <w:r>
        <w:rPr>
          <w:rFonts w:ascii="Arial" w:hAnsi="Arial" w:cs="Arial"/>
        </w:rPr>
        <w:t>20</w:t>
      </w:r>
      <w:r w:rsidRPr="00586BF6">
        <w:rPr>
          <w:rFonts w:ascii="Arial" w:hAnsi="Arial" w:cs="Arial"/>
        </w:rPr>
        <w:t>-fold fewer targets compared to other mechanisms</w:t>
      </w:r>
      <w:bookmarkStart w:id="6" w:name="_Hlk17538377"/>
      <w:r>
        <w:rPr>
          <w:rFonts w:ascii="Arial" w:hAnsi="Arial" w:cs="Arial"/>
        </w:rPr>
        <w:t>, and its targets overlapped significantly with other processes</w:t>
      </w:r>
      <w:r w:rsidRPr="00586BF6">
        <w:rPr>
          <w:rFonts w:ascii="Arial" w:hAnsi="Arial" w:cs="Arial"/>
        </w:rPr>
        <w:t xml:space="preserve"> </w:t>
      </w:r>
      <w:bookmarkEnd w:id="6"/>
      <w:r w:rsidRPr="00586BF6">
        <w:rPr>
          <w:rFonts w:ascii="Arial" w:hAnsi="Arial" w:cs="Arial"/>
        </w:rPr>
        <w:t>(S. Table</w:t>
      </w:r>
      <w:r>
        <w:rPr>
          <w:rFonts w:ascii="Arial" w:hAnsi="Arial" w:cs="Arial"/>
        </w:rPr>
        <w:t>s</w:t>
      </w:r>
      <w:r w:rsidRPr="00586BF6">
        <w:rPr>
          <w:rFonts w:ascii="Arial" w:hAnsi="Arial" w:cs="Arial"/>
        </w:rPr>
        <w:t xml:space="preserve"> 5</w:t>
      </w:r>
      <w:r>
        <w:rPr>
          <w:rFonts w:ascii="Arial" w:hAnsi="Arial" w:cs="Arial"/>
        </w:rPr>
        <w:t>-6</w:t>
      </w:r>
      <w:r w:rsidRPr="00586BF6">
        <w:rPr>
          <w:rFonts w:ascii="Arial" w:hAnsi="Arial" w:cs="Arial"/>
        </w:rPr>
        <w:t>)</w:t>
      </w:r>
      <w:r>
        <w:rPr>
          <w:rFonts w:ascii="Arial" w:hAnsi="Arial" w:cs="Arial"/>
        </w:rPr>
        <w:t xml:space="preserve">. </w:t>
      </w:r>
    </w:p>
    <w:p w14:paraId="76B56FFE" w14:textId="14CCE7F9" w:rsidR="00B8361F" w:rsidRDefault="00E53841" w:rsidP="001926A8">
      <w:pPr>
        <w:rPr>
          <w:rFonts w:ascii="Arial" w:hAnsi="Arial" w:cs="Arial"/>
        </w:rPr>
      </w:pPr>
      <w:r>
        <w:rPr>
          <w:rFonts w:ascii="Arial" w:hAnsi="Arial" w:cs="Arial"/>
        </w:rPr>
        <w:lastRenderedPageBreak/>
        <w:t>R</w:t>
      </w:r>
      <w:r w:rsidRPr="00E53841">
        <w:rPr>
          <w:rFonts w:ascii="Arial" w:hAnsi="Arial" w:cs="Arial"/>
        </w:rPr>
        <w:t xml:space="preserve">egulation by acetylation and phosphorylation are strongly associated </w:t>
      </w:r>
      <w:commentRangeStart w:id="7"/>
      <w:r w:rsidRPr="00E53841">
        <w:rPr>
          <w:rFonts w:ascii="Arial" w:hAnsi="Arial" w:cs="Arial"/>
        </w:rPr>
        <w:t>factors</w:t>
      </w:r>
      <w:commentRangeEnd w:id="7"/>
      <w:r w:rsidR="002441CC">
        <w:rPr>
          <w:rStyle w:val="CommentReference"/>
        </w:rPr>
        <w:commentReference w:id="7"/>
      </w:r>
      <w:r>
        <w:rPr>
          <w:rFonts w:ascii="Arial" w:hAnsi="Arial" w:cs="Arial"/>
        </w:rPr>
        <w:t xml:space="preserve"> </w:t>
      </w:r>
      <w:r w:rsidRPr="00E53841">
        <w:rPr>
          <w:rFonts w:ascii="Arial" w:hAnsi="Arial" w:cs="Arial"/>
        </w:rPr>
        <w:t>such as reaction flux and essentiality</w:t>
      </w:r>
      <w:r>
        <w:rPr>
          <w:rFonts w:ascii="Arial" w:hAnsi="Arial" w:cs="Arial"/>
        </w:rPr>
        <w:t xml:space="preserve"> that </w:t>
      </w:r>
      <w:r w:rsidRPr="00E53841">
        <w:rPr>
          <w:rFonts w:ascii="Arial" w:hAnsi="Arial" w:cs="Arial"/>
        </w:rPr>
        <w:t xml:space="preserve">change </w:t>
      </w:r>
      <w:r w:rsidR="006261F9">
        <w:rPr>
          <w:rFonts w:ascii="Arial" w:hAnsi="Arial" w:cs="Arial"/>
        </w:rPr>
        <w:t xml:space="preserve">significantly </w:t>
      </w:r>
      <w:r w:rsidRPr="00E53841">
        <w:rPr>
          <w:rFonts w:ascii="Arial" w:hAnsi="Arial" w:cs="Arial"/>
        </w:rPr>
        <w:t>between conditions</w:t>
      </w:r>
      <w:r>
        <w:rPr>
          <w:rFonts w:ascii="Arial" w:hAnsi="Arial" w:cs="Arial"/>
        </w:rPr>
        <w:t xml:space="preserve">. </w:t>
      </w:r>
      <w:r w:rsidR="00614584">
        <w:rPr>
          <w:rFonts w:ascii="Arial" w:hAnsi="Arial" w:cs="Arial"/>
        </w:rPr>
        <w:t xml:space="preserve">To </w:t>
      </w:r>
      <w:r>
        <w:rPr>
          <w:rFonts w:ascii="Arial" w:hAnsi="Arial" w:cs="Arial"/>
        </w:rPr>
        <w:t xml:space="preserve">further </w:t>
      </w:r>
      <w:r w:rsidR="00614584">
        <w:rPr>
          <w:rFonts w:ascii="Arial" w:hAnsi="Arial" w:cs="Arial"/>
        </w:rPr>
        <w:t>understand</w:t>
      </w:r>
      <w:r w:rsidR="00AD2E17" w:rsidRPr="009A609F">
        <w:rPr>
          <w:rFonts w:ascii="Arial" w:hAnsi="Arial" w:cs="Arial"/>
        </w:rPr>
        <w:t xml:space="preserve"> the </w:t>
      </w:r>
      <w:r w:rsidR="006261F9">
        <w:rPr>
          <w:rFonts w:ascii="Arial" w:hAnsi="Arial" w:cs="Arial"/>
        </w:rPr>
        <w:t xml:space="preserve">condition-specific </w:t>
      </w:r>
      <w:r w:rsidR="00AD2E17" w:rsidRPr="009A609F">
        <w:rPr>
          <w:rFonts w:ascii="Arial" w:hAnsi="Arial" w:cs="Arial"/>
        </w:rPr>
        <w:t xml:space="preserve">regulation of enzymes </w:t>
      </w:r>
      <w:r>
        <w:rPr>
          <w:rFonts w:ascii="Arial" w:hAnsi="Arial" w:cs="Arial"/>
        </w:rPr>
        <w:t>by PTMs</w:t>
      </w:r>
      <w:r w:rsidR="0055627F">
        <w:rPr>
          <w:rFonts w:ascii="Arial" w:hAnsi="Arial" w:cs="Arial"/>
        </w:rPr>
        <w:t>,</w:t>
      </w:r>
      <w:r w:rsidR="00AD2E17" w:rsidRPr="009A609F">
        <w:rPr>
          <w:rFonts w:ascii="Arial" w:hAnsi="Arial" w:cs="Arial"/>
        </w:rPr>
        <w:t xml:space="preserve"> </w:t>
      </w:r>
      <w:r w:rsidR="00C72781">
        <w:rPr>
          <w:rFonts w:ascii="Arial" w:hAnsi="Arial" w:cs="Arial"/>
        </w:rPr>
        <w:t xml:space="preserve">we </w:t>
      </w:r>
      <w:r w:rsidR="0055627F">
        <w:rPr>
          <w:rFonts w:ascii="Arial" w:hAnsi="Arial" w:cs="Arial"/>
        </w:rPr>
        <w:t xml:space="preserve">used </w:t>
      </w:r>
      <w:r w:rsidR="00C72781">
        <w:rPr>
          <w:rFonts w:ascii="Arial" w:hAnsi="Arial" w:cs="Arial"/>
        </w:rPr>
        <w:t xml:space="preserve">data from Schmidt </w:t>
      </w:r>
      <w:r w:rsidR="00C72781" w:rsidRPr="00C651B1">
        <w:rPr>
          <w:rFonts w:ascii="Arial" w:hAnsi="Arial" w:cs="Arial"/>
          <w:i/>
          <w:iCs/>
        </w:rPr>
        <w:t>et al</w:t>
      </w:r>
      <w:r w:rsidR="007C36B9">
        <w:rPr>
          <w:rFonts w:ascii="Arial" w:hAnsi="Arial" w:cs="Arial"/>
        </w:rPr>
        <w:t xml:space="preserve"> study that measured</w:t>
      </w:r>
      <w:r w:rsidR="00237E43">
        <w:rPr>
          <w:rFonts w:ascii="Arial" w:hAnsi="Arial" w:cs="Arial"/>
        </w:rPr>
        <w:t xml:space="preserve"> PTM levels</w:t>
      </w:r>
      <w:r w:rsidR="009511E3">
        <w:rPr>
          <w:rFonts w:ascii="Arial" w:hAnsi="Arial" w:cs="Arial"/>
        </w:rPr>
        <w:t xml:space="preserve"> </w:t>
      </w:r>
      <w:r w:rsidR="00022031">
        <w:rPr>
          <w:rFonts w:ascii="Arial" w:hAnsi="Arial" w:cs="Arial"/>
        </w:rPr>
        <w:t xml:space="preserve">for a small set of proteins </w:t>
      </w:r>
      <w:r w:rsidR="009511E3">
        <w:rPr>
          <w:rFonts w:ascii="Arial" w:hAnsi="Arial" w:cs="Arial"/>
        </w:rPr>
        <w:t xml:space="preserve">in </w:t>
      </w:r>
      <w:r w:rsidR="00EF09FA" w:rsidRPr="00EF09FA">
        <w:rPr>
          <w:rFonts w:ascii="Arial" w:hAnsi="Arial" w:cs="Arial"/>
          <w:i/>
          <w:iCs/>
        </w:rPr>
        <w:t>E. coli</w:t>
      </w:r>
      <w:r w:rsidR="00D34372">
        <w:rPr>
          <w:rFonts w:ascii="Arial" w:hAnsi="Arial" w:cs="Arial"/>
          <w:i/>
          <w:iCs/>
        </w:rPr>
        <w:t xml:space="preserve"> </w:t>
      </w:r>
      <w:r w:rsidR="00D34372">
        <w:rPr>
          <w:rFonts w:ascii="Arial" w:hAnsi="Arial" w:cs="Arial"/>
          <w:i/>
          <w:iCs/>
        </w:rPr>
        <w:fldChar w:fldCharType="begin" w:fldLock="1"/>
      </w:r>
      <w:r w:rsidR="00C0497F">
        <w:rPr>
          <w:rFonts w:ascii="Arial" w:hAnsi="Arial" w:cs="Arial"/>
          <w:i/>
          <w:iCs/>
        </w:rPr>
        <w:instrText>ADDIN CSL_CITATION {"citationItems":[{"id":"ITEM-1","itemData":{"DOI":"10.1038/nbt.3418","ISSN":"15461696","PMID":"26641532","abstract":"Measuring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author":[{"dropping-particle":"","family":"Schmidt","given":"Alexander","non-dropping-particle":"","parse-names":false,"suffix":""},{"dropping-particle":"","family":"Kochanowski","given":"Karl","non-dropping-particle":"","parse-names":false,"suffix":""},{"dropping-particle":"","family":"Vedelaar","given":"Silke","non-dropping-particle":"","parse-names":false,"suffix":""},{"dropping-particle":"","family":"Ahrné","given":"Erik","non-dropping-particle":"","parse-names":false,"suffix":""},{"dropping-particle":"","family":"Volkmer","given":"Benjamin","non-dropping-particle":"","parse-names":false,"suffix":""},{"dropping-particle":"","family":"Callipo","given":"Luciano","non-dropping-particle":"","parse-names":false,"suffix":""},{"dropping-particle":"","family":"Knoops","given":"Kèvin","non-dropping-particle":"","parse-names":false,"suffix":""},{"dropping-particle":"","family":"Bauer","given":"Manuel","non-dropping-particle":"","parse-names":false,"suffix":""},{"dropping-particle":"","family":"Aebersold","given":"Ruedi","non-dropping-particle":"","parse-names":false,"suffix":""},{"dropping-particle":"","family":"Heinemann","given":"Matthias","non-dropping-particle":"","parse-names":false,"suffix":""}],"container-title":"Nature Biotechnology","id":"ITEM-1","issued":{"date-parts":[["2016"]]},"title":"The quantitative and condition-dependent Escherichia coli proteome","type":"article-journal"},"uris":["http://www.mendeley.com/documents/?uuid=f41535aa-6ee6-4498-a325-f09de80e3b41"]}],"mendeley":{"formattedCitation":"[45]","plainTextFormattedCitation":"[45]","previouslyFormattedCitation":"[45]"},"properties":{"noteIndex":0},"schema":"https://github.com/citation-style-language/schema/raw/master/csl-citation.json"}</w:instrText>
      </w:r>
      <w:r w:rsidR="00D34372">
        <w:rPr>
          <w:rFonts w:ascii="Arial" w:hAnsi="Arial" w:cs="Arial"/>
          <w:i/>
          <w:iCs/>
        </w:rPr>
        <w:fldChar w:fldCharType="separate"/>
      </w:r>
      <w:r w:rsidR="003007AB" w:rsidRPr="003007AB">
        <w:rPr>
          <w:rFonts w:ascii="Arial" w:hAnsi="Arial" w:cs="Arial"/>
          <w:iCs/>
          <w:noProof/>
        </w:rPr>
        <w:t>[45]</w:t>
      </w:r>
      <w:r w:rsidR="00D34372">
        <w:rPr>
          <w:rFonts w:ascii="Arial" w:hAnsi="Arial" w:cs="Arial"/>
          <w:i/>
          <w:iCs/>
        </w:rPr>
        <w:fldChar w:fldCharType="end"/>
      </w:r>
      <w:r w:rsidR="000670E5">
        <w:rPr>
          <w:rFonts w:ascii="Arial" w:hAnsi="Arial" w:cs="Arial"/>
        </w:rPr>
        <w:t>. From this data</w:t>
      </w:r>
      <w:r w:rsidR="008E2508">
        <w:rPr>
          <w:rFonts w:ascii="Arial" w:hAnsi="Arial" w:cs="Arial"/>
        </w:rPr>
        <w:t>set</w:t>
      </w:r>
      <w:r w:rsidR="000670E5">
        <w:rPr>
          <w:rFonts w:ascii="Arial" w:hAnsi="Arial" w:cs="Arial"/>
        </w:rPr>
        <w:t xml:space="preserve"> we used 1</w:t>
      </w:r>
      <w:r w:rsidR="00613BA2">
        <w:rPr>
          <w:rFonts w:ascii="Arial" w:hAnsi="Arial" w:cs="Arial"/>
        </w:rPr>
        <w:t>1</w:t>
      </w:r>
      <w:r w:rsidR="000670E5">
        <w:rPr>
          <w:rFonts w:ascii="Arial" w:hAnsi="Arial" w:cs="Arial"/>
        </w:rPr>
        <w:t xml:space="preserve"> </w:t>
      </w:r>
      <w:r w:rsidR="00310FAF">
        <w:rPr>
          <w:rFonts w:ascii="Arial" w:hAnsi="Arial" w:cs="Arial"/>
        </w:rPr>
        <w:t xml:space="preserve">growth </w:t>
      </w:r>
      <w:r w:rsidR="000670E5">
        <w:rPr>
          <w:rFonts w:ascii="Arial" w:hAnsi="Arial" w:cs="Arial"/>
        </w:rPr>
        <w:t xml:space="preserve">conditions </w:t>
      </w:r>
      <w:r w:rsidR="00310FAF">
        <w:rPr>
          <w:rFonts w:ascii="Arial" w:hAnsi="Arial" w:cs="Arial"/>
        </w:rPr>
        <w:t xml:space="preserve">in </w:t>
      </w:r>
      <w:r w:rsidR="00D34372">
        <w:rPr>
          <w:rFonts w:ascii="Arial" w:hAnsi="Arial" w:cs="Arial"/>
        </w:rPr>
        <w:t>distinct</w:t>
      </w:r>
      <w:r w:rsidR="00310FAF">
        <w:rPr>
          <w:rFonts w:ascii="Arial" w:hAnsi="Arial" w:cs="Arial"/>
        </w:rPr>
        <w:t xml:space="preserve"> nutrient sources </w:t>
      </w:r>
      <w:r w:rsidR="000670E5">
        <w:rPr>
          <w:rFonts w:ascii="Arial" w:hAnsi="Arial" w:cs="Arial"/>
        </w:rPr>
        <w:t>that could be modeled using FBA</w:t>
      </w:r>
      <w:r w:rsidR="00310FAF">
        <w:rPr>
          <w:rFonts w:ascii="Arial" w:hAnsi="Arial" w:cs="Arial"/>
        </w:rPr>
        <w:t>. We</w:t>
      </w:r>
      <w:r w:rsidR="000670E5">
        <w:rPr>
          <w:rFonts w:ascii="Arial" w:hAnsi="Arial" w:cs="Arial"/>
        </w:rPr>
        <w:t xml:space="preserve"> selected </w:t>
      </w:r>
      <w:r w:rsidR="00613BA2">
        <w:rPr>
          <w:rFonts w:ascii="Arial" w:hAnsi="Arial" w:cs="Arial"/>
        </w:rPr>
        <w:t>10</w:t>
      </w:r>
      <w:r w:rsidR="000670E5">
        <w:rPr>
          <w:rFonts w:ascii="Arial" w:hAnsi="Arial" w:cs="Arial"/>
        </w:rPr>
        <w:t xml:space="preserve"> and </w:t>
      </w:r>
      <w:r w:rsidR="00613BA2">
        <w:rPr>
          <w:rFonts w:ascii="Arial" w:hAnsi="Arial" w:cs="Arial"/>
        </w:rPr>
        <w:t xml:space="preserve">5 </w:t>
      </w:r>
      <w:r w:rsidR="000670E5">
        <w:rPr>
          <w:rFonts w:ascii="Arial" w:hAnsi="Arial" w:cs="Arial"/>
        </w:rPr>
        <w:t xml:space="preserve">proteins </w:t>
      </w:r>
      <w:r w:rsidR="008E2508">
        <w:rPr>
          <w:rFonts w:ascii="Arial" w:hAnsi="Arial" w:cs="Arial"/>
        </w:rPr>
        <w:t xml:space="preserve">that were both part of the metabolic </w:t>
      </w:r>
      <w:r w:rsidR="000670E5">
        <w:rPr>
          <w:rFonts w:ascii="Arial" w:hAnsi="Arial" w:cs="Arial"/>
        </w:rPr>
        <w:t xml:space="preserve">model </w:t>
      </w:r>
      <w:r w:rsidR="008E2508">
        <w:rPr>
          <w:rFonts w:ascii="Arial" w:hAnsi="Arial" w:cs="Arial"/>
        </w:rPr>
        <w:t xml:space="preserve">and </w:t>
      </w:r>
      <w:r w:rsidR="000670E5">
        <w:rPr>
          <w:rFonts w:ascii="Arial" w:hAnsi="Arial" w:cs="Arial"/>
        </w:rPr>
        <w:t xml:space="preserve">had acetylation </w:t>
      </w:r>
      <w:r w:rsidR="00782C27">
        <w:rPr>
          <w:rFonts w:ascii="Arial" w:hAnsi="Arial" w:cs="Arial"/>
        </w:rPr>
        <w:t xml:space="preserve">or </w:t>
      </w:r>
      <w:r w:rsidR="000670E5">
        <w:rPr>
          <w:rFonts w:ascii="Arial" w:hAnsi="Arial" w:cs="Arial"/>
        </w:rPr>
        <w:t xml:space="preserve">phosphorylation </w:t>
      </w:r>
      <w:commentRangeStart w:id="8"/>
      <w:r w:rsidR="000670E5">
        <w:rPr>
          <w:rFonts w:ascii="Arial" w:hAnsi="Arial" w:cs="Arial"/>
        </w:rPr>
        <w:t>data</w:t>
      </w:r>
      <w:commentRangeEnd w:id="8"/>
      <w:r w:rsidR="002441CC">
        <w:rPr>
          <w:rStyle w:val="CommentReference"/>
        </w:rPr>
        <w:commentReference w:id="8"/>
      </w:r>
      <w:r w:rsidR="000670E5">
        <w:rPr>
          <w:rFonts w:ascii="Arial" w:hAnsi="Arial" w:cs="Arial"/>
        </w:rPr>
        <w:t xml:space="preserve"> respectively</w:t>
      </w:r>
      <w:r w:rsidR="00237E43">
        <w:rPr>
          <w:rFonts w:ascii="Arial" w:hAnsi="Arial" w:cs="Arial"/>
        </w:rPr>
        <w:t xml:space="preserve">. </w:t>
      </w:r>
      <w:r w:rsidR="0055627F">
        <w:rPr>
          <w:rFonts w:ascii="Arial" w:hAnsi="Arial" w:cs="Arial"/>
        </w:rPr>
        <w:t>Despite the small sample size, w</w:t>
      </w:r>
      <w:r w:rsidR="00AD2E17">
        <w:rPr>
          <w:rFonts w:ascii="Arial" w:hAnsi="Arial" w:cs="Arial"/>
        </w:rPr>
        <w:t>e found that enzymes that impact biomass when deleted using FBA were more likely to be regulated by acetylation in that condition</w:t>
      </w:r>
      <w:r w:rsidR="0055627F">
        <w:rPr>
          <w:rFonts w:ascii="Arial" w:hAnsi="Arial" w:cs="Arial"/>
        </w:rPr>
        <w:t xml:space="preserve"> (p-value = </w:t>
      </w:r>
      <w:r w:rsidR="007629A6">
        <w:rPr>
          <w:rFonts w:ascii="Arial" w:hAnsi="Arial" w:cs="Arial"/>
        </w:rPr>
        <w:t>0.02; Figure 2D</w:t>
      </w:r>
      <w:r w:rsidR="0055627F">
        <w:rPr>
          <w:rFonts w:ascii="Arial" w:hAnsi="Arial" w:cs="Arial"/>
        </w:rPr>
        <w:t>)</w:t>
      </w:r>
      <w:r w:rsidR="00AD2E17">
        <w:rPr>
          <w:rFonts w:ascii="Arial" w:hAnsi="Arial" w:cs="Arial"/>
        </w:rPr>
        <w:t>.</w:t>
      </w:r>
      <w:r w:rsidR="00AD2E17" w:rsidRPr="00AD2E17">
        <w:rPr>
          <w:rFonts w:ascii="Arial" w:hAnsi="Arial" w:cs="Arial"/>
        </w:rPr>
        <w:t xml:space="preserve"> </w:t>
      </w:r>
      <w:r w:rsidR="00AD2E17">
        <w:rPr>
          <w:rFonts w:ascii="Arial" w:hAnsi="Arial" w:cs="Arial"/>
        </w:rPr>
        <w:t xml:space="preserve">This trend was also observed using experimental gene essentiality data from transposon mutagenesis screens </w:t>
      </w:r>
      <w:r w:rsidR="00310FAF">
        <w:rPr>
          <w:rFonts w:ascii="Arial" w:hAnsi="Arial" w:cs="Arial"/>
        </w:rPr>
        <w:t xml:space="preserve">(TN-seq) </w:t>
      </w:r>
      <w:r w:rsidR="00AD2E17">
        <w:rPr>
          <w:rFonts w:ascii="Arial" w:hAnsi="Arial" w:cs="Arial"/>
        </w:rPr>
        <w:t>across these growth conditions (Figure 2E). For example, isocitrate lyase (</w:t>
      </w:r>
      <w:proofErr w:type="spellStart"/>
      <w:r w:rsidR="00AD2E17">
        <w:rPr>
          <w:rFonts w:ascii="Arial" w:hAnsi="Arial" w:cs="Arial"/>
        </w:rPr>
        <w:t>aceA</w:t>
      </w:r>
      <w:proofErr w:type="spellEnd"/>
      <w:r w:rsidR="00AD2E17">
        <w:rPr>
          <w:rFonts w:ascii="Arial" w:hAnsi="Arial" w:cs="Arial"/>
        </w:rPr>
        <w:t>) show a consistent increase in acetylation as it becomes more essential (</w:t>
      </w:r>
      <w:r w:rsidR="007629A6">
        <w:rPr>
          <w:rFonts w:ascii="Arial" w:hAnsi="Arial" w:cs="Arial"/>
        </w:rPr>
        <w:t xml:space="preserve">S. </w:t>
      </w:r>
      <w:r w:rsidR="00AD2E17">
        <w:rPr>
          <w:rFonts w:ascii="Arial" w:hAnsi="Arial" w:cs="Arial"/>
        </w:rPr>
        <w:t>Figure</w:t>
      </w:r>
      <w:r w:rsidR="007629A6">
        <w:rPr>
          <w:rFonts w:ascii="Arial" w:hAnsi="Arial" w:cs="Arial"/>
        </w:rPr>
        <w:t xml:space="preserve"> </w:t>
      </w:r>
      <w:r w:rsidR="00A40001">
        <w:rPr>
          <w:rFonts w:ascii="Arial" w:hAnsi="Arial" w:cs="Arial"/>
        </w:rPr>
        <w:t>8, 9</w:t>
      </w:r>
      <w:r w:rsidR="00AD2E17">
        <w:rPr>
          <w:rFonts w:ascii="Arial" w:hAnsi="Arial" w:cs="Arial"/>
        </w:rPr>
        <w:t>). Similarly, we observed a</w:t>
      </w:r>
      <w:r w:rsidR="00D6305E">
        <w:rPr>
          <w:rFonts w:ascii="Arial" w:hAnsi="Arial" w:cs="Arial"/>
        </w:rPr>
        <w:t xml:space="preserve"> significant</w:t>
      </w:r>
      <w:r w:rsidR="00AD2E17">
        <w:rPr>
          <w:rFonts w:ascii="Arial" w:hAnsi="Arial" w:cs="Arial"/>
        </w:rPr>
        <w:t xml:space="preserve"> association between phosphorylation levels and the maximal flux through a reaction in each condition (Figure 2F). For example, phosphorylation of isocitrate dehydrogenase (</w:t>
      </w:r>
      <w:proofErr w:type="spellStart"/>
      <w:r w:rsidR="00AD2E17">
        <w:rPr>
          <w:rFonts w:ascii="Arial" w:hAnsi="Arial" w:cs="Arial"/>
        </w:rPr>
        <w:t>icd</w:t>
      </w:r>
      <w:proofErr w:type="spellEnd"/>
      <w:r w:rsidR="00AD2E17">
        <w:rPr>
          <w:rFonts w:ascii="Arial" w:hAnsi="Arial" w:cs="Arial"/>
        </w:rPr>
        <w:t>) increased up to 20-fold in conditions with the highest maximal flux (</w:t>
      </w:r>
      <w:r w:rsidR="007629A6">
        <w:rPr>
          <w:rFonts w:ascii="Arial" w:hAnsi="Arial" w:cs="Arial"/>
        </w:rPr>
        <w:t xml:space="preserve">S. </w:t>
      </w:r>
      <w:r w:rsidR="00AD2E17">
        <w:rPr>
          <w:rFonts w:ascii="Arial" w:hAnsi="Arial" w:cs="Arial"/>
        </w:rPr>
        <w:t xml:space="preserve">Figure </w:t>
      </w:r>
      <w:r w:rsidR="00A40001">
        <w:rPr>
          <w:rFonts w:ascii="Arial" w:hAnsi="Arial" w:cs="Arial"/>
        </w:rPr>
        <w:t>10</w:t>
      </w:r>
      <w:r w:rsidR="00AD2E17">
        <w:rPr>
          <w:rFonts w:ascii="Arial" w:hAnsi="Arial" w:cs="Arial"/>
        </w:rPr>
        <w:t>)</w:t>
      </w:r>
      <w:r w:rsidR="00AD2E17" w:rsidRPr="007C6DE6">
        <w:rPr>
          <w:rFonts w:ascii="Arial" w:hAnsi="Arial" w:cs="Arial"/>
        </w:rPr>
        <w:t>.</w:t>
      </w:r>
      <w:r w:rsidR="00AD2E17">
        <w:rPr>
          <w:rFonts w:ascii="Arial" w:hAnsi="Arial" w:cs="Arial"/>
        </w:rPr>
        <w:t xml:space="preserve"> </w:t>
      </w:r>
    </w:p>
    <w:p w14:paraId="0DD9F4AA" w14:textId="63552E0A" w:rsidR="00B8361F" w:rsidRPr="00B8361F" w:rsidRDefault="00E96239" w:rsidP="00B8361F">
      <w:pPr>
        <w:rPr>
          <w:rFonts w:ascii="Arial" w:hAnsi="Arial" w:cs="Arial"/>
        </w:rPr>
      </w:pPr>
      <w:r>
        <w:rPr>
          <w:rFonts w:ascii="Arial" w:hAnsi="Arial" w:cs="Arial"/>
        </w:rPr>
        <w:t xml:space="preserve">These results suggest that the metabolic features like essentiality and flux </w:t>
      </w:r>
      <w:r w:rsidR="00336BFB">
        <w:rPr>
          <w:rFonts w:ascii="Arial" w:hAnsi="Arial" w:cs="Arial"/>
        </w:rPr>
        <w:t xml:space="preserve">are predictive of </w:t>
      </w:r>
      <w:r w:rsidR="00D04871">
        <w:rPr>
          <w:rFonts w:ascii="Arial" w:hAnsi="Arial" w:cs="Arial"/>
        </w:rPr>
        <w:t xml:space="preserve">both the </w:t>
      </w:r>
      <w:r>
        <w:rPr>
          <w:rFonts w:ascii="Arial" w:hAnsi="Arial" w:cs="Arial"/>
        </w:rPr>
        <w:t xml:space="preserve">regulation </w:t>
      </w:r>
      <w:r w:rsidR="00336BFB">
        <w:rPr>
          <w:rFonts w:ascii="Arial" w:hAnsi="Arial" w:cs="Arial"/>
        </w:rPr>
        <w:t xml:space="preserve">of different </w:t>
      </w:r>
      <w:r>
        <w:rPr>
          <w:rFonts w:ascii="Arial" w:hAnsi="Arial" w:cs="Arial"/>
        </w:rPr>
        <w:t xml:space="preserve">enzymes in a condition and for the same enzyme between conditions. </w:t>
      </w:r>
      <w:r w:rsidR="00B8361F">
        <w:rPr>
          <w:rFonts w:ascii="Arial" w:hAnsi="Arial" w:cs="Arial"/>
        </w:rPr>
        <w:t xml:space="preserve">Nevertheless, even </w:t>
      </w:r>
      <w:r w:rsidR="00B8361F" w:rsidRPr="00B8361F">
        <w:rPr>
          <w:rFonts w:ascii="Arial" w:hAnsi="Arial" w:cs="Arial"/>
        </w:rPr>
        <w:t xml:space="preserve">though the maximal </w:t>
      </w:r>
      <w:r w:rsidR="00B8361F">
        <w:rPr>
          <w:rFonts w:ascii="Arial" w:hAnsi="Arial" w:cs="Arial"/>
        </w:rPr>
        <w:t xml:space="preserve">reaction </w:t>
      </w:r>
      <w:r w:rsidR="00B8361F" w:rsidRPr="00B8361F">
        <w:rPr>
          <w:rFonts w:ascii="Arial" w:hAnsi="Arial" w:cs="Arial"/>
        </w:rPr>
        <w:t xml:space="preserve">flux and essentiality were associated with regulation by PTMs for many proteins in both organisms, there were exceptions that did not show this trend, suggesting that </w:t>
      </w:r>
      <w:r w:rsidR="00B8361F">
        <w:rPr>
          <w:rFonts w:ascii="Arial" w:hAnsi="Arial" w:cs="Arial"/>
        </w:rPr>
        <w:t xml:space="preserve">various factors identified earlier </w:t>
      </w:r>
      <w:r w:rsidR="00B8361F" w:rsidRPr="00B8361F">
        <w:rPr>
          <w:rFonts w:ascii="Arial" w:hAnsi="Arial" w:cs="Arial"/>
        </w:rPr>
        <w:t>likely influence regulation by PTMs in a combinatorial fashion.</w:t>
      </w:r>
    </w:p>
    <w:p w14:paraId="21A9ACAF" w14:textId="0317BA8D" w:rsidR="003200BA" w:rsidRDefault="00791AA0" w:rsidP="00EB6A28">
      <w:pPr>
        <w:rPr>
          <w:rFonts w:ascii="Arial" w:hAnsi="Arial" w:cs="Arial"/>
          <w:b/>
          <w:bCs/>
          <w:sz w:val="20"/>
          <w:szCs w:val="20"/>
        </w:rPr>
      </w:pPr>
      <w:r w:rsidRPr="00791AA0">
        <w:rPr>
          <w:noProof/>
        </w:rPr>
        <w:drawing>
          <wp:inline distT="0" distB="0" distL="0" distR="0" wp14:anchorId="6785361A" wp14:editId="05F27778">
            <wp:extent cx="6400800" cy="3907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800" cy="3907790"/>
                    </a:xfrm>
                    <a:prstGeom prst="rect">
                      <a:avLst/>
                    </a:prstGeom>
                    <a:noFill/>
                    <a:ln>
                      <a:noFill/>
                    </a:ln>
                  </pic:spPr>
                </pic:pic>
              </a:graphicData>
            </a:graphic>
          </wp:inline>
        </w:drawing>
      </w:r>
    </w:p>
    <w:p w14:paraId="6D7D5C53" w14:textId="442D632B" w:rsidR="00EB6A28" w:rsidRDefault="00EB6A28" w:rsidP="00EB6A28">
      <w:pPr>
        <w:rPr>
          <w:rFonts w:ascii="Times New Roman" w:hAnsi="Times New Roman" w:cs="Times New Roman"/>
          <w:sz w:val="20"/>
          <w:szCs w:val="20"/>
        </w:rPr>
      </w:pPr>
      <w:r w:rsidRPr="00900BE7">
        <w:rPr>
          <w:rFonts w:ascii="Times New Roman" w:hAnsi="Times New Roman" w:cs="Times New Roman"/>
          <w:b/>
          <w:bCs/>
          <w:sz w:val="20"/>
          <w:szCs w:val="20"/>
        </w:rPr>
        <w:t xml:space="preserve">Figure </w:t>
      </w:r>
      <w:r w:rsidR="009C184D" w:rsidRPr="00900BE7">
        <w:rPr>
          <w:rFonts w:ascii="Times New Roman" w:hAnsi="Times New Roman" w:cs="Times New Roman"/>
          <w:b/>
          <w:bCs/>
          <w:sz w:val="20"/>
          <w:szCs w:val="20"/>
        </w:rPr>
        <w:t>2</w:t>
      </w:r>
      <w:r w:rsidRPr="00900BE7">
        <w:rPr>
          <w:rFonts w:ascii="Times New Roman" w:hAnsi="Times New Roman" w:cs="Times New Roman"/>
          <w:b/>
          <w:bCs/>
          <w:sz w:val="20"/>
          <w:szCs w:val="20"/>
        </w:rPr>
        <w:t xml:space="preserve">. Comparison of the properties of enzymes in </w:t>
      </w:r>
      <w:r w:rsidR="00EF09FA" w:rsidRPr="00EF09FA">
        <w:rPr>
          <w:rFonts w:ascii="Times New Roman" w:hAnsi="Times New Roman" w:cs="Times New Roman"/>
          <w:b/>
          <w:bCs/>
          <w:i/>
          <w:iCs/>
          <w:sz w:val="20"/>
          <w:szCs w:val="20"/>
        </w:rPr>
        <w:t>E. coli</w:t>
      </w:r>
      <w:r w:rsidRPr="00900BE7">
        <w:rPr>
          <w:rFonts w:ascii="Times New Roman" w:hAnsi="Times New Roman" w:cs="Times New Roman"/>
          <w:b/>
          <w:bCs/>
          <w:sz w:val="20"/>
          <w:szCs w:val="20"/>
        </w:rPr>
        <w:t xml:space="preserve"> regulated by transcription (Tr), post-transcription (</w:t>
      </w:r>
      <w:proofErr w:type="spellStart"/>
      <w:r w:rsidRPr="00900BE7">
        <w:rPr>
          <w:rFonts w:ascii="Times New Roman" w:hAnsi="Times New Roman" w:cs="Times New Roman"/>
          <w:b/>
          <w:bCs/>
          <w:sz w:val="20"/>
          <w:szCs w:val="20"/>
        </w:rPr>
        <w:t>Pr</w:t>
      </w:r>
      <w:proofErr w:type="spellEnd"/>
      <w:r w:rsidRPr="00900BE7">
        <w:rPr>
          <w:rFonts w:ascii="Times New Roman" w:hAnsi="Times New Roman" w:cs="Times New Roman"/>
          <w:b/>
          <w:bCs/>
          <w:sz w:val="20"/>
          <w:szCs w:val="20"/>
        </w:rPr>
        <w:t>), acetylation (Ac), phosphorylation (Ph) or Unregulated</w:t>
      </w:r>
      <w:r w:rsidR="005F33EE">
        <w:rPr>
          <w:rFonts w:ascii="Times New Roman" w:hAnsi="Times New Roman" w:cs="Times New Roman"/>
          <w:b/>
          <w:bCs/>
          <w:sz w:val="20"/>
          <w:szCs w:val="20"/>
        </w:rPr>
        <w:t>/Unknown regulation</w:t>
      </w:r>
      <w:r w:rsidRPr="00900BE7">
        <w:rPr>
          <w:rFonts w:ascii="Times New Roman" w:hAnsi="Times New Roman" w:cs="Times New Roman"/>
          <w:b/>
          <w:bCs/>
          <w:sz w:val="20"/>
          <w:szCs w:val="20"/>
        </w:rPr>
        <w:t xml:space="preserve"> (Un) during transition to stationary phase.</w:t>
      </w:r>
      <w:r w:rsidRPr="00900BE7">
        <w:rPr>
          <w:rFonts w:ascii="Times New Roman" w:hAnsi="Times New Roman" w:cs="Times New Roman"/>
          <w:sz w:val="20"/>
          <w:szCs w:val="20"/>
        </w:rPr>
        <w:t xml:space="preserve"> </w:t>
      </w:r>
      <w:proofErr w:type="gramStart"/>
      <w:r w:rsidRPr="00900BE7">
        <w:rPr>
          <w:rFonts w:ascii="Times New Roman" w:hAnsi="Times New Roman" w:cs="Times New Roman"/>
          <w:sz w:val="20"/>
          <w:szCs w:val="20"/>
        </w:rPr>
        <w:t>Similar to</w:t>
      </w:r>
      <w:proofErr w:type="gramEnd"/>
      <w:r w:rsidRPr="00900BE7">
        <w:rPr>
          <w:rFonts w:ascii="Times New Roman" w:hAnsi="Times New Roman" w:cs="Times New Roman"/>
          <w:sz w:val="20"/>
          <w:szCs w:val="20"/>
        </w:rPr>
        <w:t xml:space="preserve"> yeast</w:t>
      </w:r>
      <w:r w:rsidRPr="00900BE7">
        <w:rPr>
          <w:rFonts w:ascii="Times New Roman" w:hAnsi="Times New Roman" w:cs="Times New Roman"/>
          <w:i/>
          <w:iCs/>
          <w:sz w:val="20"/>
          <w:szCs w:val="20"/>
        </w:rPr>
        <w:t>,</w:t>
      </w:r>
      <w:r w:rsidRPr="00900BE7">
        <w:rPr>
          <w:rFonts w:ascii="Times New Roman" w:hAnsi="Times New Roman" w:cs="Times New Roman"/>
          <w:b/>
          <w:bCs/>
          <w:sz w:val="20"/>
          <w:szCs w:val="20"/>
        </w:rPr>
        <w:t xml:space="preserve"> </w:t>
      </w:r>
      <w:r w:rsidRPr="00900BE7">
        <w:rPr>
          <w:rFonts w:ascii="Times New Roman" w:hAnsi="Times New Roman" w:cs="Times New Roman"/>
          <w:sz w:val="20"/>
          <w:szCs w:val="20"/>
        </w:rPr>
        <w:t xml:space="preserve">reaction essentiality </w:t>
      </w:r>
      <w:r w:rsidRPr="00900BE7">
        <w:rPr>
          <w:rFonts w:ascii="Times New Roman" w:hAnsi="Times New Roman" w:cs="Times New Roman"/>
          <w:b/>
          <w:bCs/>
          <w:sz w:val="20"/>
          <w:szCs w:val="20"/>
        </w:rPr>
        <w:t>(A)</w:t>
      </w:r>
      <w:r w:rsidRPr="00900BE7">
        <w:rPr>
          <w:rFonts w:ascii="Times New Roman" w:hAnsi="Times New Roman" w:cs="Times New Roman"/>
          <w:sz w:val="20"/>
          <w:szCs w:val="20"/>
        </w:rPr>
        <w:t xml:space="preserve">, maximum flux </w:t>
      </w:r>
      <w:r w:rsidRPr="00900BE7">
        <w:rPr>
          <w:rFonts w:ascii="Times New Roman" w:hAnsi="Times New Roman" w:cs="Times New Roman"/>
          <w:b/>
          <w:bCs/>
          <w:sz w:val="20"/>
          <w:szCs w:val="20"/>
        </w:rPr>
        <w:t>(</w:t>
      </w:r>
      <w:r w:rsidR="003F23D1" w:rsidRPr="00900BE7">
        <w:rPr>
          <w:rFonts w:ascii="Times New Roman" w:hAnsi="Times New Roman" w:cs="Times New Roman"/>
          <w:b/>
          <w:bCs/>
          <w:sz w:val="20"/>
          <w:szCs w:val="20"/>
        </w:rPr>
        <w:t>B</w:t>
      </w:r>
      <w:r w:rsidRPr="00900BE7">
        <w:rPr>
          <w:rFonts w:ascii="Times New Roman" w:hAnsi="Times New Roman" w:cs="Times New Roman"/>
          <w:b/>
          <w:bCs/>
          <w:sz w:val="20"/>
          <w:szCs w:val="20"/>
        </w:rPr>
        <w:t>)</w:t>
      </w:r>
      <w:r w:rsidRPr="00900BE7">
        <w:rPr>
          <w:rFonts w:ascii="Times New Roman" w:hAnsi="Times New Roman" w:cs="Times New Roman"/>
          <w:sz w:val="20"/>
          <w:szCs w:val="20"/>
        </w:rPr>
        <w:t xml:space="preserve"> and molecular weight </w:t>
      </w:r>
      <w:r w:rsidRPr="00900BE7">
        <w:rPr>
          <w:rFonts w:ascii="Times New Roman" w:hAnsi="Times New Roman" w:cs="Times New Roman"/>
          <w:b/>
          <w:bCs/>
          <w:sz w:val="20"/>
          <w:szCs w:val="20"/>
        </w:rPr>
        <w:t>(</w:t>
      </w:r>
      <w:r w:rsidR="003F23D1" w:rsidRPr="00900BE7">
        <w:rPr>
          <w:rFonts w:ascii="Times New Roman" w:hAnsi="Times New Roman" w:cs="Times New Roman"/>
          <w:b/>
          <w:bCs/>
          <w:sz w:val="20"/>
          <w:szCs w:val="20"/>
        </w:rPr>
        <w:t>C</w:t>
      </w:r>
      <w:r w:rsidRPr="00900BE7">
        <w:rPr>
          <w:rFonts w:ascii="Times New Roman" w:hAnsi="Times New Roman" w:cs="Times New Roman"/>
          <w:b/>
          <w:bCs/>
          <w:sz w:val="20"/>
          <w:szCs w:val="20"/>
        </w:rPr>
        <w:t xml:space="preserve">) </w:t>
      </w:r>
      <w:r w:rsidRPr="00900BE7">
        <w:rPr>
          <w:rFonts w:ascii="Times New Roman" w:hAnsi="Times New Roman" w:cs="Times New Roman"/>
          <w:sz w:val="20"/>
          <w:szCs w:val="20"/>
        </w:rPr>
        <w:t xml:space="preserve">are predictive of regulation by </w:t>
      </w:r>
      <w:r w:rsidRPr="00900BE7">
        <w:rPr>
          <w:rFonts w:ascii="Times New Roman" w:hAnsi="Times New Roman" w:cs="Times New Roman"/>
          <w:sz w:val="20"/>
          <w:szCs w:val="20"/>
        </w:rPr>
        <w:lastRenderedPageBreak/>
        <w:t>acetylation</w:t>
      </w:r>
      <w:r w:rsidR="00D33CAD" w:rsidRPr="00900BE7">
        <w:rPr>
          <w:rFonts w:ascii="Times New Roman" w:hAnsi="Times New Roman" w:cs="Times New Roman"/>
          <w:sz w:val="20"/>
          <w:szCs w:val="20"/>
        </w:rPr>
        <w:t xml:space="preserve"> </w:t>
      </w:r>
      <w:r w:rsidRPr="00900BE7">
        <w:rPr>
          <w:rFonts w:ascii="Times New Roman" w:hAnsi="Times New Roman" w:cs="Times New Roman"/>
          <w:sz w:val="20"/>
          <w:szCs w:val="20"/>
        </w:rPr>
        <w:t xml:space="preserve">and phosphorylation (Vmax, MW) respectively. </w:t>
      </w:r>
      <w:r w:rsidR="005D341E" w:rsidRPr="00900BE7">
        <w:rPr>
          <w:rFonts w:ascii="Times New Roman" w:hAnsi="Times New Roman" w:cs="Times New Roman"/>
          <w:sz w:val="20"/>
          <w:szCs w:val="20"/>
        </w:rPr>
        <w:t xml:space="preserve">Proteins that were </w:t>
      </w:r>
      <w:r w:rsidR="00D67317" w:rsidRPr="00900BE7">
        <w:rPr>
          <w:rFonts w:ascii="Times New Roman" w:hAnsi="Times New Roman" w:cs="Times New Roman"/>
          <w:sz w:val="20"/>
          <w:szCs w:val="20"/>
        </w:rPr>
        <w:t xml:space="preserve">found to be conditionally </w:t>
      </w:r>
      <w:r w:rsidR="005D341E" w:rsidRPr="00900BE7">
        <w:rPr>
          <w:rFonts w:ascii="Times New Roman" w:hAnsi="Times New Roman" w:cs="Times New Roman"/>
          <w:sz w:val="20"/>
          <w:szCs w:val="20"/>
        </w:rPr>
        <w:t>essential</w:t>
      </w:r>
      <w:r w:rsidR="00CC69F0" w:rsidRPr="00900BE7">
        <w:rPr>
          <w:rFonts w:ascii="Times New Roman" w:hAnsi="Times New Roman" w:cs="Times New Roman"/>
          <w:sz w:val="20"/>
          <w:szCs w:val="20"/>
        </w:rPr>
        <w:t xml:space="preserve"> (growth &lt; wild type</w:t>
      </w:r>
      <w:r w:rsidR="0022192A" w:rsidRPr="00900BE7">
        <w:rPr>
          <w:rFonts w:ascii="Times New Roman" w:hAnsi="Times New Roman" w:cs="Times New Roman"/>
          <w:sz w:val="20"/>
          <w:szCs w:val="20"/>
        </w:rPr>
        <w:t xml:space="preserve"> glucose</w:t>
      </w:r>
      <w:r w:rsidR="00CC69F0" w:rsidRPr="00900BE7">
        <w:rPr>
          <w:rFonts w:ascii="Times New Roman" w:hAnsi="Times New Roman" w:cs="Times New Roman"/>
          <w:sz w:val="20"/>
          <w:szCs w:val="20"/>
        </w:rPr>
        <w:t>)</w:t>
      </w:r>
      <w:r w:rsidR="005D341E" w:rsidRPr="00900BE7">
        <w:rPr>
          <w:rFonts w:ascii="Times New Roman" w:hAnsi="Times New Roman" w:cs="Times New Roman"/>
          <w:sz w:val="20"/>
          <w:szCs w:val="20"/>
        </w:rPr>
        <w:t xml:space="preserve"> </w:t>
      </w:r>
      <w:r w:rsidR="00D67317" w:rsidRPr="00900BE7">
        <w:rPr>
          <w:rFonts w:ascii="Times New Roman" w:hAnsi="Times New Roman" w:cs="Times New Roman"/>
          <w:sz w:val="20"/>
          <w:szCs w:val="20"/>
        </w:rPr>
        <w:t xml:space="preserve">based on </w:t>
      </w:r>
      <w:r w:rsidR="00954D50" w:rsidRPr="00900BE7">
        <w:rPr>
          <w:rFonts w:ascii="Times New Roman" w:hAnsi="Times New Roman" w:cs="Times New Roman"/>
          <w:sz w:val="20"/>
          <w:szCs w:val="20"/>
        </w:rPr>
        <w:t xml:space="preserve">FBA </w:t>
      </w:r>
      <w:r w:rsidR="00D67317" w:rsidRPr="00900BE7">
        <w:rPr>
          <w:rFonts w:ascii="Times New Roman" w:hAnsi="Times New Roman" w:cs="Times New Roman"/>
          <w:b/>
          <w:bCs/>
          <w:sz w:val="20"/>
          <w:szCs w:val="20"/>
        </w:rPr>
        <w:t>(D)</w:t>
      </w:r>
      <w:r w:rsidR="00D67317" w:rsidRPr="00900BE7">
        <w:rPr>
          <w:rFonts w:ascii="Times New Roman" w:hAnsi="Times New Roman" w:cs="Times New Roman"/>
          <w:sz w:val="20"/>
          <w:szCs w:val="20"/>
        </w:rPr>
        <w:t xml:space="preserve"> or Transposon sequencing</w:t>
      </w:r>
      <w:r w:rsidR="0022192A" w:rsidRPr="00900BE7">
        <w:rPr>
          <w:rFonts w:ascii="Times New Roman" w:hAnsi="Times New Roman" w:cs="Times New Roman"/>
          <w:sz w:val="20"/>
          <w:szCs w:val="20"/>
        </w:rPr>
        <w:t xml:space="preserve"> (Z-score &lt; -2)</w:t>
      </w:r>
      <w:r w:rsidR="00D67317" w:rsidRPr="00900BE7">
        <w:rPr>
          <w:rFonts w:ascii="Times New Roman" w:hAnsi="Times New Roman" w:cs="Times New Roman"/>
          <w:sz w:val="20"/>
          <w:szCs w:val="20"/>
        </w:rPr>
        <w:t xml:space="preserve"> </w:t>
      </w:r>
      <w:r w:rsidR="00D67317" w:rsidRPr="00900BE7">
        <w:rPr>
          <w:rFonts w:ascii="Times New Roman" w:hAnsi="Times New Roman" w:cs="Times New Roman"/>
          <w:b/>
          <w:bCs/>
          <w:sz w:val="20"/>
          <w:szCs w:val="20"/>
        </w:rPr>
        <w:t>(E)</w:t>
      </w:r>
      <w:r w:rsidR="00D67317" w:rsidRPr="00900BE7">
        <w:rPr>
          <w:rFonts w:ascii="Times New Roman" w:hAnsi="Times New Roman" w:cs="Times New Roman"/>
          <w:sz w:val="20"/>
          <w:szCs w:val="20"/>
        </w:rPr>
        <w:t xml:space="preserve"> were more likely to be acetylated (p-value = </w:t>
      </w:r>
      <w:r w:rsidR="0022192A" w:rsidRPr="00900BE7">
        <w:rPr>
          <w:rFonts w:ascii="Times New Roman" w:hAnsi="Times New Roman" w:cs="Times New Roman"/>
          <w:sz w:val="20"/>
          <w:szCs w:val="20"/>
        </w:rPr>
        <w:t>0.02</w:t>
      </w:r>
      <w:r w:rsidR="00A04CAF" w:rsidRPr="00900BE7">
        <w:rPr>
          <w:rFonts w:ascii="Times New Roman" w:hAnsi="Times New Roman" w:cs="Times New Roman"/>
          <w:sz w:val="20"/>
          <w:szCs w:val="20"/>
        </w:rPr>
        <w:t xml:space="preserve"> &amp; </w:t>
      </w:r>
      <w:r w:rsidR="0022192A" w:rsidRPr="00900BE7">
        <w:rPr>
          <w:rFonts w:ascii="Times New Roman" w:hAnsi="Times New Roman" w:cs="Times New Roman"/>
          <w:sz w:val="20"/>
          <w:szCs w:val="20"/>
        </w:rPr>
        <w:t xml:space="preserve">0.0011 </w:t>
      </w:r>
      <w:r w:rsidR="00A93517" w:rsidRPr="00900BE7">
        <w:rPr>
          <w:rFonts w:ascii="Times New Roman" w:hAnsi="Times New Roman" w:cs="Times New Roman"/>
          <w:sz w:val="20"/>
          <w:szCs w:val="20"/>
        </w:rPr>
        <w:t xml:space="preserve">for FBA and Tn-seq </w:t>
      </w:r>
      <w:r w:rsidR="00A04CAF" w:rsidRPr="00900BE7">
        <w:rPr>
          <w:rFonts w:ascii="Times New Roman" w:hAnsi="Times New Roman" w:cs="Times New Roman"/>
          <w:sz w:val="20"/>
          <w:szCs w:val="20"/>
        </w:rPr>
        <w:t>respectively</w:t>
      </w:r>
      <w:r w:rsidR="00D67317" w:rsidRPr="00900BE7">
        <w:rPr>
          <w:rFonts w:ascii="Times New Roman" w:hAnsi="Times New Roman" w:cs="Times New Roman"/>
          <w:sz w:val="20"/>
          <w:szCs w:val="20"/>
        </w:rPr>
        <w:t>)</w:t>
      </w:r>
      <w:r w:rsidR="00A93517" w:rsidRPr="00900BE7">
        <w:rPr>
          <w:rFonts w:ascii="Times New Roman" w:hAnsi="Times New Roman" w:cs="Times New Roman"/>
          <w:sz w:val="20"/>
          <w:szCs w:val="20"/>
        </w:rPr>
        <w:t xml:space="preserve">. </w:t>
      </w:r>
      <w:r w:rsidR="000B0BAD" w:rsidRPr="00900BE7">
        <w:rPr>
          <w:rFonts w:ascii="Times New Roman" w:hAnsi="Times New Roman" w:cs="Times New Roman"/>
          <w:b/>
          <w:bCs/>
          <w:sz w:val="20"/>
          <w:szCs w:val="20"/>
        </w:rPr>
        <w:t>F.</w:t>
      </w:r>
      <w:r w:rsidR="000B0BAD" w:rsidRPr="00900BE7">
        <w:rPr>
          <w:rFonts w:ascii="Times New Roman" w:hAnsi="Times New Roman" w:cs="Times New Roman"/>
          <w:sz w:val="20"/>
          <w:szCs w:val="20"/>
        </w:rPr>
        <w:t xml:space="preserve"> </w:t>
      </w:r>
      <w:r w:rsidR="002B5631" w:rsidRPr="00900BE7">
        <w:rPr>
          <w:rFonts w:ascii="Times New Roman" w:hAnsi="Times New Roman" w:cs="Times New Roman"/>
          <w:sz w:val="20"/>
          <w:szCs w:val="20"/>
        </w:rPr>
        <w:t xml:space="preserve">Enzymes that are predicted to have high maximal flux (Vmax &gt; </w:t>
      </w:r>
      <w:r w:rsidR="00E30E61" w:rsidRPr="00900BE7">
        <w:rPr>
          <w:rFonts w:ascii="Times New Roman" w:hAnsi="Times New Roman" w:cs="Times New Roman"/>
          <w:sz w:val="20"/>
          <w:szCs w:val="20"/>
        </w:rPr>
        <w:t>90</w:t>
      </w:r>
      <w:r w:rsidR="00E30E61" w:rsidRPr="00900BE7">
        <w:rPr>
          <w:rFonts w:ascii="Times New Roman" w:hAnsi="Times New Roman" w:cs="Times New Roman"/>
          <w:sz w:val="20"/>
          <w:szCs w:val="20"/>
          <w:vertAlign w:val="superscript"/>
        </w:rPr>
        <w:t>th</w:t>
      </w:r>
      <w:r w:rsidR="00E30E61" w:rsidRPr="00900BE7">
        <w:rPr>
          <w:rFonts w:ascii="Times New Roman" w:hAnsi="Times New Roman" w:cs="Times New Roman"/>
          <w:sz w:val="20"/>
          <w:szCs w:val="20"/>
        </w:rPr>
        <w:t xml:space="preserve"> </w:t>
      </w:r>
      <w:commentRangeStart w:id="9"/>
      <w:commentRangeStart w:id="10"/>
      <w:commentRangeStart w:id="11"/>
      <w:proofErr w:type="spellStart"/>
      <w:r w:rsidR="00E30E61" w:rsidRPr="00900BE7">
        <w:rPr>
          <w:rFonts w:ascii="Times New Roman" w:hAnsi="Times New Roman" w:cs="Times New Roman"/>
          <w:sz w:val="20"/>
          <w:szCs w:val="20"/>
        </w:rPr>
        <w:t>percentie</w:t>
      </w:r>
      <w:commentRangeEnd w:id="9"/>
      <w:commentRangeEnd w:id="10"/>
      <w:proofErr w:type="spellEnd"/>
      <w:r w:rsidR="002441CC">
        <w:rPr>
          <w:rStyle w:val="CommentReference"/>
        </w:rPr>
        <w:commentReference w:id="9"/>
      </w:r>
      <w:r w:rsidR="002441CC">
        <w:rPr>
          <w:rStyle w:val="CommentReference"/>
        </w:rPr>
        <w:commentReference w:id="10"/>
      </w:r>
      <w:commentRangeEnd w:id="11"/>
      <w:r w:rsidR="002441CC">
        <w:rPr>
          <w:rStyle w:val="CommentReference"/>
        </w:rPr>
        <w:commentReference w:id="11"/>
      </w:r>
      <w:r w:rsidR="002B5631" w:rsidRPr="00900BE7">
        <w:rPr>
          <w:rFonts w:ascii="Times New Roman" w:hAnsi="Times New Roman" w:cs="Times New Roman"/>
          <w:sz w:val="20"/>
          <w:szCs w:val="20"/>
        </w:rPr>
        <w:t xml:space="preserve">) in a condition were likely to be phosphorylated compared to those with low maximal </w:t>
      </w:r>
      <w:commentRangeStart w:id="12"/>
      <w:r w:rsidR="002B5631" w:rsidRPr="00900BE7">
        <w:rPr>
          <w:rFonts w:ascii="Times New Roman" w:hAnsi="Times New Roman" w:cs="Times New Roman"/>
          <w:sz w:val="20"/>
          <w:szCs w:val="20"/>
        </w:rPr>
        <w:t>flux</w:t>
      </w:r>
      <w:commentRangeEnd w:id="12"/>
      <w:r w:rsidR="002441CC">
        <w:rPr>
          <w:rStyle w:val="CommentReference"/>
        </w:rPr>
        <w:commentReference w:id="12"/>
      </w:r>
      <w:r w:rsidR="00E30E61" w:rsidRPr="00900BE7">
        <w:rPr>
          <w:rFonts w:ascii="Times New Roman" w:hAnsi="Times New Roman" w:cs="Times New Roman"/>
          <w:sz w:val="20"/>
          <w:szCs w:val="20"/>
        </w:rPr>
        <w:t xml:space="preserve">  (p-value = 0.008)</w:t>
      </w:r>
      <w:r w:rsidR="002B5631" w:rsidRPr="00900BE7">
        <w:rPr>
          <w:rFonts w:ascii="Times New Roman" w:hAnsi="Times New Roman" w:cs="Times New Roman"/>
          <w:sz w:val="20"/>
          <w:szCs w:val="20"/>
        </w:rPr>
        <w:t xml:space="preserve">. </w:t>
      </w:r>
    </w:p>
    <w:p w14:paraId="5497E41F" w14:textId="356BB521" w:rsidR="00EF2840" w:rsidRDefault="00EF2840" w:rsidP="00D16F4F">
      <w:pPr>
        <w:spacing w:after="0" w:line="276" w:lineRule="auto"/>
        <w:rPr>
          <w:rFonts w:ascii="Arial" w:hAnsi="Arial" w:cs="Arial"/>
        </w:rPr>
      </w:pPr>
    </w:p>
    <w:p w14:paraId="13E37BF3" w14:textId="2BAB5246" w:rsidR="00BD4F66" w:rsidRPr="00D03E92" w:rsidRDefault="00577119" w:rsidP="00BD4F66">
      <w:pPr>
        <w:rPr>
          <w:rFonts w:ascii="Arial" w:hAnsi="Arial" w:cs="Arial"/>
          <w:b/>
          <w:bCs/>
        </w:rPr>
      </w:pPr>
      <w:r>
        <w:rPr>
          <w:rFonts w:ascii="Arial" w:hAnsi="Arial" w:cs="Arial"/>
          <w:b/>
          <w:bCs/>
        </w:rPr>
        <w:t xml:space="preserve">Predicting </w:t>
      </w:r>
      <w:r w:rsidR="00BD4F66" w:rsidRPr="00D03E92">
        <w:rPr>
          <w:rFonts w:ascii="Arial" w:hAnsi="Arial" w:cs="Arial"/>
          <w:b/>
          <w:bCs/>
        </w:rPr>
        <w:t>metabolic regulation</w:t>
      </w:r>
      <w:r w:rsidR="00BD4F66">
        <w:rPr>
          <w:rFonts w:ascii="Arial" w:hAnsi="Arial" w:cs="Arial"/>
          <w:b/>
          <w:bCs/>
        </w:rPr>
        <w:t xml:space="preserve"> </w:t>
      </w:r>
      <w:r w:rsidR="00D25BA5">
        <w:rPr>
          <w:rFonts w:ascii="Arial" w:hAnsi="Arial" w:cs="Arial"/>
          <w:b/>
          <w:bCs/>
        </w:rPr>
        <w:t xml:space="preserve">by PTMs </w:t>
      </w:r>
      <w:r w:rsidR="00BD4F66">
        <w:rPr>
          <w:rFonts w:ascii="Arial" w:hAnsi="Arial" w:cs="Arial"/>
          <w:b/>
          <w:bCs/>
        </w:rPr>
        <w:t>using machine-learning</w:t>
      </w:r>
      <w:r w:rsidR="00C40F9E">
        <w:rPr>
          <w:rFonts w:ascii="Arial" w:hAnsi="Arial" w:cs="Arial"/>
          <w:b/>
          <w:bCs/>
        </w:rPr>
        <w:t xml:space="preserve"> </w:t>
      </w:r>
    </w:p>
    <w:p w14:paraId="393A4C9A" w14:textId="10C4523C" w:rsidR="00771C29" w:rsidRDefault="006E02A6" w:rsidP="00771E6A">
      <w:pPr>
        <w:spacing w:line="276" w:lineRule="auto"/>
        <w:rPr>
          <w:rFonts w:ascii="Arial" w:hAnsi="Arial" w:cs="Arial"/>
        </w:rPr>
      </w:pPr>
      <w:r>
        <w:rPr>
          <w:rFonts w:ascii="Arial" w:hAnsi="Arial" w:cs="Arial"/>
        </w:rPr>
        <w:t xml:space="preserve">While </w:t>
      </w:r>
      <w:r w:rsidR="00BD4F66">
        <w:rPr>
          <w:rFonts w:ascii="Arial" w:hAnsi="Arial" w:cs="Arial"/>
        </w:rPr>
        <w:t xml:space="preserve">our statistical analysis has revealed </w:t>
      </w:r>
      <w:r>
        <w:rPr>
          <w:rFonts w:ascii="Arial" w:hAnsi="Arial" w:cs="Arial"/>
        </w:rPr>
        <w:t xml:space="preserve">the impact </w:t>
      </w:r>
      <w:r w:rsidR="00BD4F66">
        <w:rPr>
          <w:rFonts w:ascii="Arial" w:hAnsi="Arial" w:cs="Arial"/>
        </w:rPr>
        <w:t xml:space="preserve">of </w:t>
      </w:r>
      <w:r>
        <w:rPr>
          <w:rFonts w:ascii="Arial" w:hAnsi="Arial" w:cs="Arial"/>
        </w:rPr>
        <w:t xml:space="preserve">various </w:t>
      </w:r>
      <w:r w:rsidR="00BD4F66">
        <w:rPr>
          <w:rFonts w:ascii="Arial" w:hAnsi="Arial" w:cs="Arial"/>
        </w:rPr>
        <w:t>metabolic features</w:t>
      </w:r>
      <w:r>
        <w:rPr>
          <w:rFonts w:ascii="Arial" w:hAnsi="Arial" w:cs="Arial"/>
        </w:rPr>
        <w:t xml:space="preserve"> on regulation by PTMs</w:t>
      </w:r>
      <w:r w:rsidR="00BD4F66">
        <w:rPr>
          <w:rFonts w:ascii="Arial" w:hAnsi="Arial" w:cs="Arial"/>
        </w:rPr>
        <w:t xml:space="preserve">, </w:t>
      </w:r>
      <w:r>
        <w:rPr>
          <w:rFonts w:ascii="Arial" w:hAnsi="Arial" w:cs="Arial"/>
        </w:rPr>
        <w:t>each feature on its own is a weak predictor. W</w:t>
      </w:r>
      <w:r w:rsidR="00BD4F66">
        <w:rPr>
          <w:rFonts w:ascii="Arial" w:hAnsi="Arial" w:cs="Arial"/>
        </w:rPr>
        <w:t xml:space="preserve">e next sought to uncover how these features </w:t>
      </w:r>
      <w:commentRangeStart w:id="13"/>
      <w:proofErr w:type="spellStart"/>
      <w:r w:rsidR="00BD4F66">
        <w:rPr>
          <w:rFonts w:ascii="Arial" w:hAnsi="Arial" w:cs="Arial"/>
        </w:rPr>
        <w:t>combinatorially</w:t>
      </w:r>
      <w:commentRangeEnd w:id="13"/>
      <w:proofErr w:type="spellEnd"/>
      <w:r w:rsidR="00D45F74">
        <w:rPr>
          <w:rStyle w:val="CommentReference"/>
        </w:rPr>
        <w:commentReference w:id="13"/>
      </w:r>
      <w:r w:rsidR="00BD4F66">
        <w:rPr>
          <w:rFonts w:ascii="Arial" w:hAnsi="Arial" w:cs="Arial"/>
        </w:rPr>
        <w:t xml:space="preserve"> determine the regulation of each enzyme. We used machine-learning (ML) to build a model that accounts for all these features and quantif</w:t>
      </w:r>
      <w:r w:rsidR="00C55182">
        <w:rPr>
          <w:rFonts w:ascii="Arial" w:hAnsi="Arial" w:cs="Arial"/>
        </w:rPr>
        <w:t>y</w:t>
      </w:r>
      <w:r w:rsidR="00BD4F66">
        <w:rPr>
          <w:rFonts w:ascii="Arial" w:hAnsi="Arial" w:cs="Arial"/>
        </w:rPr>
        <w:t xml:space="preserve"> their interrelationship in influencing regulation by PTMs. </w:t>
      </w:r>
      <w:r w:rsidR="00BD4F66" w:rsidRPr="007C6DE6">
        <w:rPr>
          <w:rFonts w:ascii="Arial" w:hAnsi="Arial" w:cs="Arial"/>
        </w:rPr>
        <w:t xml:space="preserve">While </w:t>
      </w:r>
      <w:r w:rsidR="000A295D">
        <w:rPr>
          <w:rFonts w:ascii="Arial" w:hAnsi="Arial" w:cs="Arial"/>
        </w:rPr>
        <w:t xml:space="preserve">metabolic network models </w:t>
      </w:r>
      <w:r w:rsidR="00BD4F66" w:rsidRPr="007C6DE6">
        <w:rPr>
          <w:rFonts w:ascii="Arial" w:hAnsi="Arial" w:cs="Arial"/>
        </w:rPr>
        <w:t xml:space="preserve">are </w:t>
      </w:r>
      <w:r w:rsidR="00420800">
        <w:rPr>
          <w:rFonts w:ascii="Arial" w:hAnsi="Arial" w:cs="Arial"/>
        </w:rPr>
        <w:t xml:space="preserve">more </w:t>
      </w:r>
      <w:r w:rsidR="00BD4F66" w:rsidRPr="007C6DE6">
        <w:rPr>
          <w:rFonts w:ascii="Arial" w:hAnsi="Arial" w:cs="Arial"/>
        </w:rPr>
        <w:t xml:space="preserve">mechanistic, ML methods outperform </w:t>
      </w:r>
      <w:r w:rsidR="000A295D">
        <w:rPr>
          <w:rFonts w:ascii="Arial" w:hAnsi="Arial" w:cs="Arial"/>
        </w:rPr>
        <w:t xml:space="preserve">metabolic models </w:t>
      </w:r>
      <w:r w:rsidR="00BD4F66" w:rsidRPr="007C6DE6">
        <w:rPr>
          <w:rFonts w:ascii="Arial" w:hAnsi="Arial" w:cs="Arial"/>
        </w:rPr>
        <w:t xml:space="preserve">in prediction tasks </w:t>
      </w:r>
      <w:r w:rsidR="00BB2B12">
        <w:rPr>
          <w:rFonts w:ascii="Arial" w:hAnsi="Arial" w:cs="Arial"/>
        </w:rPr>
        <w:fldChar w:fldCharType="begin" w:fldLock="1"/>
      </w:r>
      <w:r w:rsidR="00C0497F">
        <w:rPr>
          <w:rFonts w:ascii="Arial" w:hAnsi="Arial" w:cs="Arial"/>
        </w:rPr>
        <w:instrText>ADDIN CSL_CITATION {"citationItems":[{"id":"ITEM-1","itemData":{"DOI":"10.1371/journal.pcbi.1007084","ISSN":"15537358","PMID":"31295267","abstract":"Omic data analysis is steadily growing as a driver of basic and applied molecular biology research. Core to the interpretation of complex and heterogeneous biological phenotypes are computational approaches in the fields of statistics and machine learning. In parallel, constraint-based metabolic modeling has established itself as the main tool to investigate large-scale relationships between genotype, phenotype, and environment. The development and application of these methodological frameworks have occurred independently for the most part, whereas the potential of their integration for biological, biomedical, and biotechnological research is less known. Here, we describe how machine learning and constraint-based modeling can be combined, reviewing recent works at the intersection of both domains and discussing the mathematical and practical aspects involved. We overlap systematic classifications from both frameworks, making them accessible to nonexperts. Finally, we delineate potential future scenarios, propose new joint theoretical frameworks, and suggest concrete points of investigation for this joint subfield. A multiview approach merging experimental and knowledge-driven omic data through machine learning methods can incorporate key mechanistic information in an otherwise biologically-agnostic learning process.","author":[{"dropping-particle":"","family":"Zampieri","given":"Guido","non-dropping-particle":"","parse-names":false,"suffix":""},{"dropping-particle":"","family":"Vijayakumar","given":"Supreeta","non-dropping-particle":"","parse-names":false,"suffix":""},{"dropping-particle":"","family":"Yaneske","given":"Elisabeth","non-dropping-particle":"","parse-names":false,"suffix":""},{"dropping-particle":"","family":"Angione","given":"Claudio","non-dropping-particle":"","parse-names":false,"suffix":""}],"container-title":"PLoS Computational Biology","id":"ITEM-1","issued":{"date-parts":[["2019"]]},"title":"Machine and deep learning meet genome-scale metabolic modeling","type":"article"},"uris":["http://www.mendeley.com/documents/?uuid=01f52c93-7e09-40cd-aabd-276928260fb3"]}],"mendeley":{"formattedCitation":"[46]","plainTextFormattedCitation":"[46]","previouslyFormattedCitation":"[46]"},"properties":{"noteIndex":0},"schema":"https://github.com/citation-style-language/schema/raw/master/csl-citation.json"}</w:instrText>
      </w:r>
      <w:r w:rsidR="00BB2B12">
        <w:rPr>
          <w:rFonts w:ascii="Arial" w:hAnsi="Arial" w:cs="Arial"/>
        </w:rPr>
        <w:fldChar w:fldCharType="separate"/>
      </w:r>
      <w:r w:rsidR="003007AB" w:rsidRPr="003007AB">
        <w:rPr>
          <w:rFonts w:ascii="Arial" w:hAnsi="Arial" w:cs="Arial"/>
          <w:noProof/>
        </w:rPr>
        <w:t>[46]</w:t>
      </w:r>
      <w:r w:rsidR="00BB2B12">
        <w:rPr>
          <w:rFonts w:ascii="Arial" w:hAnsi="Arial" w:cs="Arial"/>
        </w:rPr>
        <w:fldChar w:fldCharType="end"/>
      </w:r>
      <w:r w:rsidR="00BD4F66" w:rsidRPr="007C6DE6">
        <w:rPr>
          <w:rFonts w:ascii="Arial" w:hAnsi="Arial" w:cs="Arial"/>
        </w:rPr>
        <w:t xml:space="preserve">. </w:t>
      </w:r>
      <w:r w:rsidR="00420800">
        <w:rPr>
          <w:rFonts w:ascii="Arial" w:hAnsi="Arial" w:cs="Arial"/>
        </w:rPr>
        <w:t>Integrating</w:t>
      </w:r>
      <w:r w:rsidR="00BD4F66" w:rsidRPr="007C6DE6">
        <w:rPr>
          <w:rFonts w:ascii="Arial" w:hAnsi="Arial" w:cs="Arial"/>
        </w:rPr>
        <w:t xml:space="preserve"> </w:t>
      </w:r>
      <w:r w:rsidR="000A295D">
        <w:rPr>
          <w:rFonts w:ascii="Arial" w:hAnsi="Arial" w:cs="Arial"/>
        </w:rPr>
        <w:t xml:space="preserve">metabolic network </w:t>
      </w:r>
      <w:r w:rsidR="00772316">
        <w:rPr>
          <w:rFonts w:ascii="Arial" w:hAnsi="Arial" w:cs="Arial"/>
        </w:rPr>
        <w:t>output</w:t>
      </w:r>
      <w:r w:rsidR="00BD4F66" w:rsidRPr="007C6DE6">
        <w:rPr>
          <w:rFonts w:ascii="Arial" w:hAnsi="Arial" w:cs="Arial"/>
        </w:rPr>
        <w:t xml:space="preserve">s with ML </w:t>
      </w:r>
      <w:r w:rsidR="00420800">
        <w:rPr>
          <w:rFonts w:ascii="Arial" w:hAnsi="Arial" w:cs="Arial"/>
        </w:rPr>
        <w:t xml:space="preserve">can </w:t>
      </w:r>
      <w:r w:rsidR="00BD4F66" w:rsidRPr="007C6DE6">
        <w:rPr>
          <w:rFonts w:ascii="Arial" w:hAnsi="Arial" w:cs="Arial"/>
        </w:rPr>
        <w:t xml:space="preserve">enable mechanistic interpretation without compromising predictive accuracy </w:t>
      </w:r>
      <w:r w:rsidR="00BB2B12">
        <w:rPr>
          <w:rFonts w:ascii="Arial" w:hAnsi="Arial" w:cs="Arial"/>
        </w:rPr>
        <w:fldChar w:fldCharType="begin" w:fldLock="1"/>
      </w:r>
      <w:r w:rsidR="00C0497F">
        <w:rPr>
          <w:rFonts w:ascii="Arial" w:hAnsi="Arial" w:cs="Arial"/>
        </w:rPr>
        <w:instrText>ADDIN CSL_CITATION {"citationItems":[{"id":"ITEM-1","itemData":{"DOI":"10.1016/j.copbio.2019.08.010","ISSN":"18790429","PMID":"31580992","abstract":"Systems metabolic engineering allows efficient development of high performing microbial strains for the sustainable production of chemicals and materials. In recent years, increasing availability of bio big data, for example, omics data, has led to active application of machine learning techniques across various stages of systems metabolic engineering, including host strain selection, metabolic pathway reconstruction, metabolic flux optimization, and fermentation. In this paper, recent contributions of machine learning approaches to each major step of systems metabolic engineering are discussed. As the use of machine learning in systems metabolic engineering will become more widespread in accordance with the ever-increasing volume of bio big data, future prospects are also provided for the successful applications of machine learning.","author":[{"dropping-particle":"","family":"Kim","given":"Gi Bae","non-dropping-particle":"","parse-names":false,"suffix":""},{"dropping-particle":"","family":"Kim","given":"Won Jun","non-dropping-particle":"","parse-names":false,"suffix":""},{"dropping-particle":"","family":"Kim","given":"Hyun Uk","non-dropping-particle":"","parse-names":false,"suffix":""},{"dropping-particle":"","family":"Lee","given":"Sang Yup","non-dropping-particle":"","parse-names":false,"suffix":""}],"container-title":"Current Opinion in Biotechnology","id":"ITEM-1","issued":{"date-parts":[["2020"]]},"title":"Machine learning applications in systems metabolic engineering","type":"article"},"uris":["http://www.mendeley.com/documents/?uuid=29d4bbf3-294c-4881-97d9-ebdb1141536f"]},{"id":"ITEM-2","itemData":{"DOI":"10.1016/j.cell.2019.04.016","ISSN":"10974172","abstract":"Current machine learning techniques enable robust association of biological signals with measured phenotypes, but these approaches are incapable of identifying causal relationships. Here, we develop an integrated “white-box” biochemical screening, network modeling, and machine learning approach for revealing causal mechanisms and apply this approach to understanding antibiotic efficacy. We counter-screen diverse metabolites against bactericidal antibiotics in Escherichia coli and simulate their corresponding metabolic states using a genome-scale metabolic network model. Regression of the measured screening data on model simulations reveals that purine biosynthesis participates in antibiotic lethality, which we validate experimentally. We show that antibiotic-induced adenine limitation increases ATP demand, which elevates central carbon metabolism activity and oxygen consumption, enhancing the killing effects of antibiotics. This work demonstrates how prospective network modeling can couple with machine learning to identify complex causal mechanisms underlying drug efficacy. Causal metabolic pathways underlying antibiotic lethality in bacteria are illuminated by a network model-driven machine learning approach, overcoming limitations of existing “black-box” approaches that cannot reveal causal relationships from large biological datasets.","author":[{"dropping-particle":"","family":"Yang","given":"Jason H.","non-dropping-particle":"","parse-names":false,"suffix":""},{"dropping-particle":"","family":"Wright","given":"Sarah N.","non-dropping-particle":"","parse-names":false,"suffix":""},{"dropping-particle":"","family":"Hamblin","given":"Meagan","non-dropping-particle":"","parse-names":false,"suffix":""},{"dropping-particle":"","family":"McCloskey","given":"Douglas","non-dropping-particle":"","parse-names":false,"suffix":""},{"dropping-particle":"","family":"Alcantar","given":"Miguel A.","non-dropping-particle":"","parse-names":false,"suffix":""},{"dropping-particle":"","family":"Schrübbers","given":"Lars","non-dropping-particle":"","parse-names":false,"suffix":""},{"dropping-particle":"","family":"Lopatkin","given":"Allison J.","non-dropping-particle":"","parse-names":false,"suffix":""},{"dropping-particle":"","family":"Satish","given":"Sangeeta","non-dropping-particle":"","parse-names":false,"suffix":""},{"dropping-particle":"","family":"Nili","given":"Amir","non-dropping-particle":"","parse-names":false,"suffix":""},{"dropping-particle":"","family":"Palsson","given":"Bernhard O.","non-dropping-particle":"","parse-names":false,"suffix":""},{"dropping-particle":"","family":"Walker","given":"Graham C.","non-dropping-particle":"","parse-names":false,"suffix":""},{"dropping-particle":"","family":"Collins","given":"James J.","non-dropping-particle":"","parse-names":false,"suffix":""}],"container-title":"Cell","id":"ITEM-2","issued":{"date-parts":[["2019"]]},"title":"A White-Box Machine Learning Approach for Revealing Antibiotic Mechanisms of Action","type":"article-journal"},"uris":["http://www.mendeley.com/documents/?uuid=67e376f1-60a8-4a09-a368-e018c9086659"]}],"mendeley":{"formattedCitation":"[47,48]","plainTextFormattedCitation":"[47,48]","previouslyFormattedCitation":"[47,48]"},"properties":{"noteIndex":0},"schema":"https://github.com/citation-style-language/schema/raw/master/csl-citation.json"}</w:instrText>
      </w:r>
      <w:r w:rsidR="00BB2B12">
        <w:rPr>
          <w:rFonts w:ascii="Arial" w:hAnsi="Arial" w:cs="Arial"/>
        </w:rPr>
        <w:fldChar w:fldCharType="separate"/>
      </w:r>
      <w:r w:rsidR="003007AB" w:rsidRPr="003007AB">
        <w:rPr>
          <w:rFonts w:ascii="Arial" w:hAnsi="Arial" w:cs="Arial"/>
          <w:noProof/>
        </w:rPr>
        <w:t>[47,48]</w:t>
      </w:r>
      <w:r w:rsidR="00BB2B12">
        <w:rPr>
          <w:rFonts w:ascii="Arial" w:hAnsi="Arial" w:cs="Arial"/>
        </w:rPr>
        <w:fldChar w:fldCharType="end"/>
      </w:r>
      <w:r w:rsidR="00BD4F66" w:rsidRPr="007C6DE6">
        <w:rPr>
          <w:rFonts w:ascii="Arial" w:hAnsi="Arial" w:cs="Arial"/>
        </w:rPr>
        <w:t>.</w:t>
      </w:r>
      <w:r w:rsidR="00BD4F66">
        <w:rPr>
          <w:rFonts w:ascii="Arial" w:hAnsi="Arial" w:cs="Arial"/>
        </w:rPr>
        <w:t xml:space="preserve"> We used </w:t>
      </w:r>
      <w:r w:rsidR="003E652B">
        <w:rPr>
          <w:rFonts w:ascii="Arial" w:hAnsi="Arial" w:cs="Arial"/>
        </w:rPr>
        <w:t xml:space="preserve">the </w:t>
      </w:r>
      <w:r w:rsidR="00BD4F66">
        <w:rPr>
          <w:rFonts w:ascii="Arial" w:hAnsi="Arial" w:cs="Arial"/>
        </w:rPr>
        <w:t xml:space="preserve">decision trees </w:t>
      </w:r>
      <w:r w:rsidR="003E652B">
        <w:rPr>
          <w:rFonts w:ascii="Arial" w:hAnsi="Arial" w:cs="Arial"/>
        </w:rPr>
        <w:t xml:space="preserve">ML algorithm </w:t>
      </w:r>
      <w:r w:rsidR="00BD4F66">
        <w:rPr>
          <w:rFonts w:ascii="Arial" w:hAnsi="Arial" w:cs="Arial"/>
        </w:rPr>
        <w:t xml:space="preserve">due to </w:t>
      </w:r>
      <w:r w:rsidR="00BB2B12">
        <w:rPr>
          <w:rFonts w:ascii="Arial" w:hAnsi="Arial" w:cs="Arial"/>
        </w:rPr>
        <w:t xml:space="preserve">its </w:t>
      </w:r>
      <w:r w:rsidR="00BD4F66">
        <w:rPr>
          <w:rFonts w:ascii="Arial" w:hAnsi="Arial" w:cs="Arial"/>
        </w:rPr>
        <w:t xml:space="preserve">ease of interpretation and created an ensemble of decision trees using the </w:t>
      </w:r>
      <w:r w:rsidR="00F83D76">
        <w:rPr>
          <w:rFonts w:ascii="Arial" w:hAnsi="Arial" w:cs="Arial"/>
        </w:rPr>
        <w:t>XGBoost</w:t>
      </w:r>
      <w:r w:rsidR="00BD4F66">
        <w:rPr>
          <w:rFonts w:ascii="Arial" w:hAnsi="Arial" w:cs="Arial"/>
        </w:rPr>
        <w:t xml:space="preserve"> framework</w:t>
      </w:r>
      <w:r w:rsidR="00AE01E8">
        <w:rPr>
          <w:rFonts w:ascii="Arial" w:hAnsi="Arial" w:cs="Arial"/>
        </w:rPr>
        <w:t xml:space="preserve"> </w:t>
      </w:r>
      <w:r w:rsidR="00AE01E8">
        <w:rPr>
          <w:rFonts w:ascii="Arial" w:hAnsi="Arial" w:cs="Arial"/>
        </w:rPr>
        <w:fldChar w:fldCharType="begin" w:fldLock="1"/>
      </w:r>
      <w:r w:rsidR="00C0497F">
        <w:rPr>
          <w:rFonts w:ascii="Arial" w:hAnsi="Arial" w:cs="Arial"/>
        </w:rPr>
        <w:instrText>ADDIN CSL_CITATION {"citationItems":[{"id":"ITEM-1","itemData":{"DOI":"10.1145/2939672.2939785","ISBN":"9781450342322","abstract":"Tree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author":[{"dropping-particle":"","family":"Chen","given":"Tianqi","non-dropping-particle":"","parse-names":false,"suffix":""},{"dropping-particle":"","family":"Guestrin","given":"Carlos","non-dropping-particle":"","parse-names":false,"suffix":""}],"container-title":"Proceedings of the ACM SIGKDD International Conference on Knowledge Discovery and Data Mining","id":"ITEM-1","issued":{"date-parts":[["2016"]]},"title":"XGBoost: A scalable tree boosting system","type":"paper-conference"},"uris":["http://www.mendeley.com/documents/?uuid=c20ce297-baaf-4151-9f49-e88e1ad44e7d"]}],"mendeley":{"formattedCitation":"[49]","plainTextFormattedCitation":"[49]","previouslyFormattedCitation":"[49]"},"properties":{"noteIndex":0},"schema":"https://github.com/citation-style-language/schema/raw/master/csl-citation.json"}</w:instrText>
      </w:r>
      <w:r w:rsidR="00AE01E8">
        <w:rPr>
          <w:rFonts w:ascii="Arial" w:hAnsi="Arial" w:cs="Arial"/>
        </w:rPr>
        <w:fldChar w:fldCharType="separate"/>
      </w:r>
      <w:r w:rsidR="003007AB" w:rsidRPr="003007AB">
        <w:rPr>
          <w:rFonts w:ascii="Arial" w:hAnsi="Arial" w:cs="Arial"/>
          <w:noProof/>
        </w:rPr>
        <w:t>[49]</w:t>
      </w:r>
      <w:r w:rsidR="00AE01E8">
        <w:rPr>
          <w:rFonts w:ascii="Arial" w:hAnsi="Arial" w:cs="Arial"/>
        </w:rPr>
        <w:fldChar w:fldCharType="end"/>
      </w:r>
      <w:r w:rsidR="00BD4F66">
        <w:rPr>
          <w:rFonts w:ascii="Arial" w:hAnsi="Arial" w:cs="Arial"/>
        </w:rPr>
        <w:t xml:space="preserve">. </w:t>
      </w:r>
    </w:p>
    <w:p w14:paraId="0568A513" w14:textId="6D9C0D08" w:rsidR="00124B37" w:rsidRDefault="00BD4F66" w:rsidP="001C0690">
      <w:pPr>
        <w:spacing w:line="276" w:lineRule="auto"/>
        <w:rPr>
          <w:rFonts w:ascii="Arial" w:hAnsi="Arial" w:cs="Arial"/>
        </w:rPr>
      </w:pPr>
      <w:bookmarkStart w:id="14" w:name="OLE_LINK4"/>
      <w:r>
        <w:rPr>
          <w:rFonts w:ascii="Arial" w:hAnsi="Arial" w:cs="Arial"/>
        </w:rPr>
        <w:t>We re-analyzed</w:t>
      </w:r>
      <w:r w:rsidR="00D80E63">
        <w:rPr>
          <w:rFonts w:ascii="Arial" w:hAnsi="Arial" w:cs="Arial"/>
        </w:rPr>
        <w:t xml:space="preserve"> the </w:t>
      </w:r>
      <w:r w:rsidR="00EF09FA" w:rsidRPr="00EF09FA">
        <w:rPr>
          <w:rFonts w:ascii="Arial" w:hAnsi="Arial" w:cs="Arial"/>
          <w:i/>
          <w:iCs/>
        </w:rPr>
        <w:t>E. coli</w:t>
      </w:r>
      <w:r w:rsidR="00D304ED">
        <w:rPr>
          <w:rFonts w:ascii="Arial" w:hAnsi="Arial" w:cs="Arial"/>
        </w:rPr>
        <w:t xml:space="preserve">, </w:t>
      </w:r>
      <w:r w:rsidR="00124B37">
        <w:rPr>
          <w:rFonts w:ascii="Arial" w:hAnsi="Arial" w:cs="Arial"/>
        </w:rPr>
        <w:t xml:space="preserve">and </w:t>
      </w:r>
      <w:r w:rsidR="005D0D9E">
        <w:rPr>
          <w:rFonts w:ascii="Arial" w:hAnsi="Arial" w:cs="Arial"/>
        </w:rPr>
        <w:t>y</w:t>
      </w:r>
      <w:r>
        <w:rPr>
          <w:rFonts w:ascii="Arial" w:hAnsi="Arial" w:cs="Arial"/>
        </w:rPr>
        <w:t xml:space="preserve">east </w:t>
      </w:r>
      <w:r w:rsidR="00D80E63">
        <w:rPr>
          <w:rFonts w:ascii="Arial" w:hAnsi="Arial" w:cs="Arial"/>
        </w:rPr>
        <w:t xml:space="preserve">genome-wide </w:t>
      </w:r>
      <w:r>
        <w:rPr>
          <w:rFonts w:ascii="Arial" w:hAnsi="Arial" w:cs="Arial"/>
        </w:rPr>
        <w:t xml:space="preserve">omics datasets using </w:t>
      </w:r>
      <w:r w:rsidR="00AE01E8">
        <w:rPr>
          <w:rFonts w:ascii="Arial" w:hAnsi="Arial" w:cs="Arial"/>
        </w:rPr>
        <w:t>XGBoost</w:t>
      </w:r>
      <w:r>
        <w:rPr>
          <w:rFonts w:ascii="Arial" w:hAnsi="Arial" w:cs="Arial"/>
        </w:rPr>
        <w:t xml:space="preserve">. </w:t>
      </w:r>
      <w:r w:rsidR="00124B37">
        <w:rPr>
          <w:rFonts w:ascii="Arial" w:hAnsi="Arial" w:cs="Arial"/>
        </w:rPr>
        <w:t xml:space="preserve">We further augmented this with phosphorylation and acetylation datasets from HeLa cells to assess if similar pattern of PTM regulation exists in mammalian cells. Time course acetylation data was taken from the Kori et al study </w:t>
      </w:r>
      <w:r w:rsidR="00124B37">
        <w:rPr>
          <w:rFonts w:ascii="Arial" w:hAnsi="Arial" w:cs="Arial"/>
        </w:rPr>
        <w:fldChar w:fldCharType="begin" w:fldLock="1"/>
      </w:r>
      <w:r w:rsidR="00C0497F">
        <w:rPr>
          <w:rFonts w:ascii="Arial" w:hAnsi="Arial" w:cs="Arial"/>
        </w:rPr>
        <w:instrText>ADDIN CSL_CITATION {"citationItems":[{"id":"ITEM-1","itemData":{"DOI":"10.1038/s41598-017-09918-3","ISSN":"20452322","PMID":"28860605","abstract":"Protein acetylation plays a critical role in biological processes by regulating the functions and properties of proteins. Thus, the study of protein acetylation dynamics is critical for understanding of how this modification influences protein stability, localization, and function. Here we performed a comprehensive characterization of protein acetylation dynamics using mass spectrometry (MS) based proteomics through utilization of 13C-glucose or D3-acetate, which are metabolized into acetyl-coA, labeling acetyl groups through subsequent incorporation into proteins. Samples were collected at eight time points to monitor rates and trends of heavy acetyl incorporation. Through this platform, we characterized around 1,000 sites with significantly increasing acetylation trends, which we clustered based on their rates of acetylation. Faster rates were enriched on proteins associated with chromatin and RNA metabolism, while slower rates were more typical on proteins involved with lipid metabolism. Among others, we identified sites catalyzed at faster rates with potential critical roles in protein activation, including the histone acetyltransferase p300 acetylated in its activation loop, which could explain self-acetylation as an important feedback mechanism to regulate acetyltransferases. Overall, our studies highlight the dynamic nature of protein acetylation, and how metabolism plays a central role in this regulation.","author":[{"dropping-particle":"","family":"Kori","given":"Yekaterina","non-dropping-particle":"","parse-names":false,"suffix":""},{"dropping-particle":"","family":"Sidoli","given":"Simone","non-dropping-particle":"","parse-names":false,"suffix":""},{"dropping-particle":"","family":"Yuan","given":"Zuo Fei","non-dropping-particle":"","parse-names":false,"suffix":""},{"dropping-particle":"","family":"Lund","given":"Peder J.","non-dropping-particle":"","parse-names":false,"suffix":""},{"dropping-particle":"","family":"Zhao","given":"Xiaolu","non-dropping-particle":"","parse-names":false,"suffix":""},{"dropping-particle":"","family":"Garcia","given":"Benjamin A.","non-dropping-particle":"","parse-names":false,"suffix":""}],"container-title":"Scientific Reports","id":"ITEM-1","issued":{"date-parts":[["2017"]]},"title":"Proteome-wide acetylation dynamics in human cells","type":"article-journal"},"uris":["http://www.mendeley.com/documents/?uuid=629dca35-845e-4a80-a6d3-9eb0bffaeef7"]}],"mendeley":{"formattedCitation":"[50]","plainTextFormattedCitation":"[50]","previouslyFormattedCitation":"[50]"},"properties":{"noteIndex":0},"schema":"https://github.com/citation-style-language/schema/raw/master/csl-citation.json"}</w:instrText>
      </w:r>
      <w:r w:rsidR="00124B37">
        <w:rPr>
          <w:rFonts w:ascii="Arial" w:hAnsi="Arial" w:cs="Arial"/>
        </w:rPr>
        <w:fldChar w:fldCharType="separate"/>
      </w:r>
      <w:r w:rsidR="003007AB" w:rsidRPr="003007AB">
        <w:rPr>
          <w:rFonts w:ascii="Arial" w:hAnsi="Arial" w:cs="Arial"/>
          <w:noProof/>
        </w:rPr>
        <w:t>[50]</w:t>
      </w:r>
      <w:r w:rsidR="00124B37">
        <w:rPr>
          <w:rFonts w:ascii="Arial" w:hAnsi="Arial" w:cs="Arial"/>
        </w:rPr>
        <w:fldChar w:fldCharType="end"/>
      </w:r>
      <w:r w:rsidR="00124B37">
        <w:rPr>
          <w:rFonts w:ascii="Arial" w:hAnsi="Arial" w:cs="Arial"/>
        </w:rPr>
        <w:t xml:space="preserve">, which identified 702 proteins whose acetylation levels changed significantly over time (MK test p-value &lt; 0.05). Similarly, time course phosphorylation data from He-La cells undergoing mitosis were obtained from </w:t>
      </w:r>
      <w:r w:rsidR="00124B37" w:rsidRPr="00922757">
        <w:rPr>
          <w:rFonts w:ascii="Arial" w:hAnsi="Arial" w:cs="Arial"/>
        </w:rPr>
        <w:t>Olsen et al</w:t>
      </w:r>
      <w:r w:rsidR="00922757">
        <w:rPr>
          <w:rFonts w:ascii="Arial" w:hAnsi="Arial" w:cs="Arial"/>
        </w:rPr>
        <w:t xml:space="preserve"> </w:t>
      </w:r>
      <w:r w:rsidR="00594F63">
        <w:rPr>
          <w:rFonts w:ascii="Arial" w:hAnsi="Arial" w:cs="Arial"/>
        </w:rPr>
        <w:fldChar w:fldCharType="begin" w:fldLock="1"/>
      </w:r>
      <w:r w:rsidR="00C0497F">
        <w:rPr>
          <w:rFonts w:ascii="Arial" w:hAnsi="Arial" w:cs="Arial"/>
        </w:rPr>
        <w:instrText>ADDIN CSL_CITATION {"citationItems":[{"id":"ITEM-1","itemData":{"DOI":"10.1126/scisignal.2000475","ISSN":"19450877","PMID":"20068231","abstract":"Eukaryotic cells replicate by a complex series of evolutionarily conserved events that are tightly regulated at defined stages of the cell division cycle. Progression through this cycle involves a large number of dedicated protein complexes and signaling pathways, and deregulation of this process is implicated in tumorigenesis. We applied high-resolution mass spectrometry-based proteomics to investigate the proteome and phosphoproteome of the human cell cycle on a global scale and quantified 6027 proteins and 20,443 unique phosphorylation sites and their dynamics. Co-regulated proteins and phosphorylation sites were grouped according to their cell cycle kinetics and compared to publicly available messenger RNA microarray data. Most detected phosphorylation sites and more than 20% of all quantified proteins showed substantial regulation, mainly in mitotic cells. Kinase-motif analysis revealed global activation during S phase of the DNA damage response network, which was mediated by phosphorylation by ATM or AT or DNA-dependent protein kinases. We determined site-specific stoichiometry of more than 5000 sites and found that most of the up-regulated sites phosphorylated by cyclin-dependent kinase 1 (CDK1) or CDK2 were almost fully phosphorylated in mitotic cells. In particular, nuclear proteins and proteins involved in regulating metabolic processes have high phosphorylation site occupancy in mitosis. This suggests that these proteins may be inactivated by phosphorylation in mitotic cells. Copyright 2008 by the American Association for the Advancement of Science; all rights reserved.","author":[{"dropping-particle":"V.","family":"Olsen","given":"Jesper","non-dropping-particle":"","parse-names":false,"suffix":""},{"dropping-particle":"","family":"Vermeulen","given":"Michiel","non-dropping-particle":"","parse-names":false,"suffix":""},{"dropping-particle":"","family":"Santamaria","given":"Anna","non-dropping-particle":"","parse-names":false,"suffix":""},{"dropping-particle":"","family":"Kumar","given":"Chanchal","non-dropping-particle":"","parse-names":false,"suffix":""},{"dropping-particle":"","family":"Miller","given":"Martin L.","non-dropping-particle":"","parse-names":false,"suffix":""},{"dropping-particle":"","family":"Jensen","given":"Lars J.","non-dropping-particle":"","parse-names":false,"suffix":""},{"dropping-particle":"","family":"Gnad","given":"Florian","non-dropping-particle":"","parse-names":false,"suffix":""},{"dropping-particle":"","family":"Cox","given":"Jürgen","non-dropping-particle":"","parse-names":false,"suffix":""},{"dropping-particle":"","family":"Jensen","given":"Thomas S.","non-dropping-particle":"","parse-names":false,"suffix":""},{"dropping-particle":"","family":"Nigg","given":"Erich A.","non-dropping-particle":"","parse-names":false,"suffix":""},{"dropping-particle":"","family":"Brunak","given":"Søren","non-dropping-particle":"","parse-names":false,"suffix":""},{"dropping-particle":"","family":"Mann","given":"Matthias","non-dropping-particle":"","parse-names":false,"suffix":""}],"container-title":"Science Signaling","id":"ITEM-1","issued":{"date-parts":[["2010"]]},"title":"Quantitative phosphoproteomics revealswidespread full phosphorylation site occupancy during mitosis","type":"article-journal"},"uris":["http://www.mendeley.com/documents/?uuid=81ab2286-005e-4cbf-a1c7-c2cb9621d820"]}],"mendeley":{"formattedCitation":"[51]","plainTextFormattedCitation":"[51]","previouslyFormattedCitation":"[51]"},"properties":{"noteIndex":0},"schema":"https://github.com/citation-style-language/schema/raw/master/csl-citation.json"}</w:instrText>
      </w:r>
      <w:r w:rsidR="00594F63">
        <w:rPr>
          <w:rFonts w:ascii="Arial" w:hAnsi="Arial" w:cs="Arial"/>
        </w:rPr>
        <w:fldChar w:fldCharType="separate"/>
      </w:r>
      <w:r w:rsidR="003007AB" w:rsidRPr="003007AB">
        <w:rPr>
          <w:rFonts w:ascii="Arial" w:hAnsi="Arial" w:cs="Arial"/>
          <w:noProof/>
        </w:rPr>
        <w:t>[51]</w:t>
      </w:r>
      <w:r w:rsidR="00594F63">
        <w:rPr>
          <w:rFonts w:ascii="Arial" w:hAnsi="Arial" w:cs="Arial"/>
        </w:rPr>
        <w:fldChar w:fldCharType="end"/>
      </w:r>
      <w:r w:rsidR="00124B37">
        <w:rPr>
          <w:rFonts w:ascii="Arial" w:hAnsi="Arial" w:cs="Arial"/>
        </w:rPr>
        <w:t xml:space="preserve">. </w:t>
      </w:r>
    </w:p>
    <w:p w14:paraId="2DADF620" w14:textId="77777777" w:rsidR="00FB5216" w:rsidRDefault="00EF227E" w:rsidP="00255707">
      <w:pPr>
        <w:spacing w:after="0" w:line="276" w:lineRule="auto"/>
        <w:rPr>
          <w:rFonts w:ascii="Arial" w:hAnsi="Arial" w:cs="Arial"/>
        </w:rPr>
      </w:pPr>
      <w:r>
        <w:rPr>
          <w:rFonts w:ascii="Arial" w:hAnsi="Arial" w:cs="Arial"/>
        </w:rPr>
        <w:t xml:space="preserve">We created a single ML model using data from all organisms with the goal of identifying conserved patterns of </w:t>
      </w:r>
      <w:r w:rsidR="002D37B1">
        <w:rPr>
          <w:rFonts w:ascii="Arial" w:hAnsi="Arial" w:cs="Arial"/>
        </w:rPr>
        <w:t xml:space="preserve">PTM </w:t>
      </w:r>
      <w:r>
        <w:rPr>
          <w:rFonts w:ascii="Arial" w:hAnsi="Arial" w:cs="Arial"/>
        </w:rPr>
        <w:t xml:space="preserve">regulation. </w:t>
      </w:r>
      <w:r w:rsidR="00D16B29">
        <w:rPr>
          <w:rFonts w:ascii="Arial" w:hAnsi="Arial" w:cs="Arial"/>
        </w:rPr>
        <w:t xml:space="preserve">A ternary </w:t>
      </w:r>
      <w:r w:rsidR="00653D8A">
        <w:rPr>
          <w:rFonts w:ascii="Arial" w:hAnsi="Arial" w:cs="Arial"/>
        </w:rPr>
        <w:t xml:space="preserve">classification algorithm </w:t>
      </w:r>
      <w:r w:rsidR="00D16B29">
        <w:rPr>
          <w:rFonts w:ascii="Arial" w:hAnsi="Arial" w:cs="Arial"/>
        </w:rPr>
        <w:t xml:space="preserve">was built </w:t>
      </w:r>
      <w:r w:rsidR="00653D8A">
        <w:rPr>
          <w:rFonts w:ascii="Arial" w:hAnsi="Arial" w:cs="Arial"/>
        </w:rPr>
        <w:t xml:space="preserve">to identify proteins that are regulated by </w:t>
      </w:r>
      <w:r w:rsidR="00140CD4">
        <w:rPr>
          <w:rFonts w:ascii="Arial" w:hAnsi="Arial" w:cs="Arial"/>
        </w:rPr>
        <w:t xml:space="preserve">acetylation, phosphorylation </w:t>
      </w:r>
      <w:r w:rsidR="002D4B2A">
        <w:rPr>
          <w:rFonts w:ascii="Arial" w:hAnsi="Arial" w:cs="Arial"/>
        </w:rPr>
        <w:t xml:space="preserve">or </w:t>
      </w:r>
      <w:r w:rsidR="00EB44D5">
        <w:rPr>
          <w:rFonts w:ascii="Arial" w:hAnsi="Arial" w:cs="Arial"/>
        </w:rPr>
        <w:t xml:space="preserve">were </w:t>
      </w:r>
      <w:r w:rsidR="00E7208D">
        <w:rPr>
          <w:rFonts w:ascii="Arial" w:hAnsi="Arial" w:cs="Arial"/>
        </w:rPr>
        <w:t xml:space="preserve">not </w:t>
      </w:r>
      <w:r w:rsidR="002D4B2A">
        <w:rPr>
          <w:rFonts w:ascii="Arial" w:hAnsi="Arial" w:cs="Arial"/>
        </w:rPr>
        <w:t>regulated</w:t>
      </w:r>
      <w:r w:rsidR="00140CD4">
        <w:rPr>
          <w:rFonts w:ascii="Arial" w:hAnsi="Arial" w:cs="Arial"/>
        </w:rPr>
        <w:t xml:space="preserve"> by </w:t>
      </w:r>
      <w:r w:rsidR="0054433B">
        <w:rPr>
          <w:rFonts w:ascii="Arial" w:hAnsi="Arial" w:cs="Arial"/>
        </w:rPr>
        <w:t xml:space="preserve">these </w:t>
      </w:r>
      <w:r w:rsidR="00140CD4">
        <w:rPr>
          <w:rFonts w:ascii="Arial" w:hAnsi="Arial" w:cs="Arial"/>
        </w:rPr>
        <w:t>PTMs</w:t>
      </w:r>
      <w:r w:rsidR="002D4B2A">
        <w:rPr>
          <w:rFonts w:ascii="Arial" w:hAnsi="Arial" w:cs="Arial"/>
        </w:rPr>
        <w:t xml:space="preserve">. </w:t>
      </w:r>
      <w:r w:rsidR="00C97D0E">
        <w:rPr>
          <w:rFonts w:ascii="Arial" w:hAnsi="Arial" w:cs="Arial"/>
        </w:rPr>
        <w:t xml:space="preserve">The input to the ML model was the list of 13 features. The model was trained using known examples of proteins that were regulated by each of the PTMs. The trained ML model was then used to predict the regulators of new proteins based on their feature values. </w:t>
      </w:r>
    </w:p>
    <w:p w14:paraId="5C9DE283" w14:textId="77777777" w:rsidR="00FB5216" w:rsidRDefault="00FB5216" w:rsidP="00255707">
      <w:pPr>
        <w:spacing w:after="0" w:line="276" w:lineRule="auto"/>
        <w:rPr>
          <w:rFonts w:ascii="Arial" w:hAnsi="Arial" w:cs="Arial"/>
        </w:rPr>
      </w:pPr>
    </w:p>
    <w:p w14:paraId="52535612" w14:textId="4E13F81D" w:rsidR="00776952" w:rsidRDefault="00776952" w:rsidP="00255707">
      <w:pPr>
        <w:spacing w:after="0" w:line="276" w:lineRule="auto"/>
        <w:rPr>
          <w:rFonts w:ascii="Arial" w:hAnsi="Arial" w:cs="Arial"/>
        </w:rPr>
      </w:pPr>
      <w:r w:rsidRPr="00316C87">
        <w:rPr>
          <w:rFonts w:ascii="Arial" w:hAnsi="Arial" w:cs="Arial"/>
        </w:rPr>
        <w:t>T</w:t>
      </w:r>
      <w:r>
        <w:rPr>
          <w:rFonts w:ascii="Arial" w:hAnsi="Arial" w:cs="Arial"/>
        </w:rPr>
        <w:t xml:space="preserve">he </w:t>
      </w:r>
      <w:r w:rsidR="00786B17">
        <w:rPr>
          <w:rFonts w:ascii="Arial" w:hAnsi="Arial" w:cs="Arial"/>
        </w:rPr>
        <w:t xml:space="preserve">trained </w:t>
      </w:r>
      <w:r>
        <w:rPr>
          <w:rFonts w:ascii="Arial" w:hAnsi="Arial" w:cs="Arial"/>
        </w:rPr>
        <w:t>ML model showed very high accuracy in predicting proteins that are regulated by each PTM in all three systems based on five-fold cross-validation</w:t>
      </w:r>
      <w:r w:rsidRPr="007A4F77">
        <w:rPr>
          <w:rFonts w:ascii="Arial" w:hAnsi="Arial" w:cs="Arial"/>
        </w:rPr>
        <w:t>, wherein a portion of the dataset (</w:t>
      </w:r>
      <w:r>
        <w:rPr>
          <w:rFonts w:ascii="Arial" w:hAnsi="Arial" w:cs="Arial"/>
        </w:rPr>
        <w:t>2</w:t>
      </w:r>
      <w:r w:rsidRPr="007A4F77">
        <w:rPr>
          <w:rFonts w:ascii="Arial" w:hAnsi="Arial" w:cs="Arial"/>
        </w:rPr>
        <w:t>0%) is hidden from the ML model</w:t>
      </w:r>
      <w:r>
        <w:rPr>
          <w:rFonts w:ascii="Arial" w:hAnsi="Arial" w:cs="Arial"/>
        </w:rPr>
        <w:t xml:space="preserve"> (Figure 4C)</w:t>
      </w:r>
      <w:r w:rsidRPr="007A4F77">
        <w:rPr>
          <w:rFonts w:ascii="Arial" w:hAnsi="Arial" w:cs="Arial"/>
        </w:rPr>
        <w:t xml:space="preserve">. </w:t>
      </w:r>
      <w:r w:rsidR="00786B17">
        <w:rPr>
          <w:rFonts w:ascii="Arial" w:hAnsi="Arial" w:cs="Arial"/>
        </w:rPr>
        <w:t>We used a range of metrics to quantify accuracy including the Matthews Correlation Coefficient (MCC), the F1 score, the area under the curve (</w:t>
      </w:r>
      <w:commentRangeStart w:id="15"/>
      <w:r w:rsidR="00786B17">
        <w:rPr>
          <w:rFonts w:ascii="Arial" w:hAnsi="Arial" w:cs="Arial"/>
        </w:rPr>
        <w:t>AUC</w:t>
      </w:r>
      <w:commentRangeEnd w:id="15"/>
      <w:r w:rsidR="00BB48D5">
        <w:rPr>
          <w:rStyle w:val="CommentReference"/>
        </w:rPr>
        <w:commentReference w:id="15"/>
      </w:r>
      <w:r w:rsidR="00786B17">
        <w:rPr>
          <w:rFonts w:ascii="Arial" w:hAnsi="Arial" w:cs="Arial"/>
        </w:rPr>
        <w:t xml:space="preserve">), precision, and recall. </w:t>
      </w:r>
      <w:r w:rsidR="00B251FD">
        <w:rPr>
          <w:rFonts w:ascii="Arial" w:hAnsi="Arial" w:cs="Arial"/>
        </w:rPr>
        <w:t xml:space="preserve">The ML models performed accurately based on all these metrics and significantly better than random shuffling of the data (Figure 4C). </w:t>
      </w:r>
    </w:p>
    <w:p w14:paraId="0A913081" w14:textId="77777777" w:rsidR="001C0B15" w:rsidRDefault="001C0B15" w:rsidP="00255707">
      <w:pPr>
        <w:spacing w:after="0" w:line="276" w:lineRule="auto"/>
        <w:rPr>
          <w:rFonts w:ascii="Arial" w:hAnsi="Arial" w:cs="Arial"/>
        </w:rPr>
      </w:pPr>
    </w:p>
    <w:p w14:paraId="5CF31556" w14:textId="2486780E" w:rsidR="00EF257D" w:rsidRDefault="005B15C7" w:rsidP="00255707">
      <w:pPr>
        <w:spacing w:after="0" w:line="276" w:lineRule="auto"/>
        <w:rPr>
          <w:rFonts w:ascii="Arial" w:hAnsi="Arial" w:cs="Arial"/>
        </w:rPr>
      </w:pPr>
      <w:r>
        <w:rPr>
          <w:rFonts w:ascii="Arial" w:hAnsi="Arial" w:cs="Arial"/>
        </w:rPr>
        <w:t xml:space="preserve">To test the generalizability of this approach in novel conditions, we used the model to predict phosphorylation </w:t>
      </w:r>
      <w:r w:rsidR="00074D7E">
        <w:rPr>
          <w:rFonts w:ascii="Arial" w:hAnsi="Arial" w:cs="Arial"/>
        </w:rPr>
        <w:t xml:space="preserve">during </w:t>
      </w:r>
      <w:r>
        <w:rPr>
          <w:rFonts w:ascii="Arial" w:hAnsi="Arial" w:cs="Arial"/>
        </w:rPr>
        <w:t xml:space="preserve">the mammalian cell cycle. </w:t>
      </w:r>
      <w:r w:rsidR="00255707" w:rsidRPr="00336BFB">
        <w:rPr>
          <w:rFonts w:ascii="Arial" w:hAnsi="Arial" w:cs="Arial"/>
        </w:rPr>
        <w:t xml:space="preserve">We </w:t>
      </w:r>
      <w:r w:rsidR="00255707">
        <w:rPr>
          <w:rFonts w:ascii="Arial" w:hAnsi="Arial" w:cs="Arial"/>
        </w:rPr>
        <w:t xml:space="preserve">used </w:t>
      </w:r>
      <w:r w:rsidR="00EC13E8">
        <w:rPr>
          <w:rFonts w:ascii="Arial" w:hAnsi="Arial" w:cs="Arial"/>
        </w:rPr>
        <w:t xml:space="preserve">time-course </w:t>
      </w:r>
      <w:proofErr w:type="spellStart"/>
      <w:r w:rsidR="00255707" w:rsidRPr="00336BFB">
        <w:rPr>
          <w:rFonts w:ascii="Arial" w:hAnsi="Arial" w:cs="Arial"/>
        </w:rPr>
        <w:t>phosphoproteome</w:t>
      </w:r>
      <w:proofErr w:type="spellEnd"/>
      <w:r w:rsidR="00255707" w:rsidRPr="00336BFB">
        <w:rPr>
          <w:rFonts w:ascii="Arial" w:hAnsi="Arial" w:cs="Arial"/>
        </w:rPr>
        <w:t xml:space="preserve"> </w:t>
      </w:r>
      <w:r w:rsidR="00EC13E8">
        <w:rPr>
          <w:rFonts w:ascii="Arial" w:hAnsi="Arial" w:cs="Arial"/>
        </w:rPr>
        <w:t xml:space="preserve">data </w:t>
      </w:r>
      <w:r w:rsidR="00255707" w:rsidRPr="00336BFB">
        <w:rPr>
          <w:rFonts w:ascii="Arial" w:hAnsi="Arial" w:cs="Arial"/>
        </w:rPr>
        <w:t xml:space="preserve">during the cell cycle </w:t>
      </w:r>
      <w:r w:rsidR="00255707">
        <w:rPr>
          <w:rFonts w:ascii="Arial" w:hAnsi="Arial" w:cs="Arial"/>
        </w:rPr>
        <w:t>from a murine</w:t>
      </w:r>
      <w:r w:rsidR="00255707" w:rsidRPr="00725441">
        <w:rPr>
          <w:rFonts w:ascii="Arial" w:hAnsi="Arial" w:cs="Arial"/>
        </w:rPr>
        <w:t xml:space="preserve"> </w:t>
      </w:r>
      <w:r w:rsidR="00255707" w:rsidRPr="00BB2F08">
        <w:rPr>
          <w:rFonts w:ascii="Arial" w:hAnsi="Arial" w:cs="Arial"/>
        </w:rPr>
        <w:t>lymphocyte cell line</w:t>
      </w:r>
      <w:r w:rsidR="00EF257D">
        <w:rPr>
          <w:rFonts w:ascii="Arial" w:hAnsi="Arial" w:cs="Arial"/>
        </w:rPr>
        <w:t>, generated in a companion study</w:t>
      </w:r>
      <w:r w:rsidR="00255707">
        <w:rPr>
          <w:rFonts w:ascii="Arial" w:hAnsi="Arial" w:cs="Arial"/>
        </w:rPr>
        <w:t xml:space="preserve"> </w:t>
      </w:r>
      <w:r w:rsidR="00255707" w:rsidRPr="00BC62C6">
        <w:rPr>
          <w:rFonts w:ascii="Arial" w:hAnsi="Arial" w:cs="Arial"/>
          <w:highlight w:val="yellow"/>
        </w:rPr>
        <w:t>()</w:t>
      </w:r>
      <w:r w:rsidR="00255707" w:rsidRPr="00725441">
        <w:rPr>
          <w:rFonts w:ascii="Arial" w:hAnsi="Arial" w:cs="Arial"/>
        </w:rPr>
        <w:t>. We focused on the cell cycle as it is a fundamental process and is known to involve coordination of kinases and phosphorylase cascades</w:t>
      </w:r>
      <w:r w:rsidR="00255707">
        <w:rPr>
          <w:rFonts w:ascii="Arial" w:hAnsi="Arial" w:cs="Arial"/>
        </w:rPr>
        <w:t xml:space="preserve"> </w:t>
      </w:r>
      <w:r w:rsidR="00255707">
        <w:rPr>
          <w:rFonts w:ascii="Arial" w:hAnsi="Arial" w:cs="Arial"/>
        </w:rPr>
        <w:fldChar w:fldCharType="begin" w:fldLock="1"/>
      </w:r>
      <w:r w:rsidR="00C0497F">
        <w:rPr>
          <w:rFonts w:ascii="Arial" w:hAnsi="Arial" w:cs="Arial"/>
        </w:rPr>
        <w:instrText>ADDIN CSL_CITATION {"citationItems":[{"id":"ITEM-1","itemData":{"DOI":"10.1242/jcs.106351","ISSN":"00219533","PMID":"23223895","abstract":"Fifteen years ago, it was proposed that the cell cycle in fission yeast can be driven by quantitative changes in the activity of a single protein kinase complex comprising a cyclin - namely cyclin B - and cyclin dependent kinase 1 (Cdk1). When its activity is low, Cdk1 triggers the onset of S phase; when its activity level exceeds a specific threshold, it promotes entry into mitosis. This model has redefined our understanding of the essential functional inputs that organize cell cycle progression, and its main principles now appear to be applicable to all eukaryotic cells. But how does a change in the activity of one kinase generate ordered progression through the cell cycle in order to separate DNA replication from mitosis? To answer this question, we must consider the biochemical processes that underlie the phosphorylation of Cdk1 substrates. In this Commentary, we discuss recent findings that have shed light on how the threshold levels of Cdk1 activity that are required for progression through each phase are determined, how an increase in Cdk activity generates directionality in the cell cycle, and why cell cycle transitions are abrupt rather than gradual. These considerations lead to a general quantitative model of cell cycle control, in which opposing kinase and phosphatase activities have an essential role in ensuring dynamic transitions. © 2012.","author":[{"dropping-particle":"","family":"Fisher","given":"Daniel","non-dropping-particle":"","parse-names":false,"suffix":""},{"dropping-particle":"","family":"Krasinska","given":"Liliana","non-dropping-particle":"","parse-names":false,"suffix":""},{"dropping-particle":"","family":"Coudreuse","given":"Damien","non-dropping-particle":"","parse-names":false,"suffix":""},{"dropping-particle":"","family":"Novák","given":"Béla","non-dropping-particle":"","parse-names":false,"suffix":""}],"container-title":"Journal of Cell Science","id":"ITEM-1","issued":{"date-parts":[["2012"]]},"title":"Phosphorylation network dynamics in the control of cell cycle transitions","type":"article"},"uris":["http://www.mendeley.com/documents/?uuid=2a820f2b-1aea-43ba-9ece-9993e642322b"]}],"mendeley":{"formattedCitation":"[52]","plainTextFormattedCitation":"[52]","previouslyFormattedCitation":"[52]"},"properties":{"noteIndex":0},"schema":"https://github.com/citation-style-language/schema/raw/master/csl-citation.json"}</w:instrText>
      </w:r>
      <w:r w:rsidR="00255707">
        <w:rPr>
          <w:rFonts w:ascii="Arial" w:hAnsi="Arial" w:cs="Arial"/>
        </w:rPr>
        <w:fldChar w:fldCharType="separate"/>
      </w:r>
      <w:r w:rsidR="003007AB" w:rsidRPr="003007AB">
        <w:rPr>
          <w:rFonts w:ascii="Arial" w:hAnsi="Arial" w:cs="Arial"/>
          <w:noProof/>
        </w:rPr>
        <w:t>[52]</w:t>
      </w:r>
      <w:r w:rsidR="00255707">
        <w:rPr>
          <w:rFonts w:ascii="Arial" w:hAnsi="Arial" w:cs="Arial"/>
        </w:rPr>
        <w:fldChar w:fldCharType="end"/>
      </w:r>
      <w:r w:rsidR="00255707">
        <w:rPr>
          <w:rFonts w:ascii="Arial" w:hAnsi="Arial" w:cs="Arial"/>
        </w:rPr>
        <w:t>. Importantly, t</w:t>
      </w:r>
      <w:r w:rsidR="00255707" w:rsidRPr="00725441">
        <w:rPr>
          <w:rFonts w:ascii="Arial" w:hAnsi="Arial" w:cs="Arial"/>
        </w:rPr>
        <w:t xml:space="preserve">his </w:t>
      </w:r>
      <w:r w:rsidR="00255707">
        <w:rPr>
          <w:rFonts w:ascii="Arial" w:hAnsi="Arial" w:cs="Arial"/>
        </w:rPr>
        <w:t xml:space="preserve">model system </w:t>
      </w:r>
      <w:r w:rsidR="00255707" w:rsidRPr="00725441">
        <w:rPr>
          <w:rFonts w:ascii="Arial" w:hAnsi="Arial" w:cs="Arial"/>
        </w:rPr>
        <w:t>was previously used</w:t>
      </w:r>
      <w:r w:rsidR="00255707">
        <w:rPr>
          <w:rFonts w:ascii="Arial" w:hAnsi="Arial" w:cs="Arial"/>
        </w:rPr>
        <w:t xml:space="preserve"> by Lee et al</w:t>
      </w:r>
      <w:r w:rsidR="00255707" w:rsidRPr="00725441">
        <w:rPr>
          <w:rFonts w:ascii="Arial" w:hAnsi="Arial" w:cs="Arial"/>
        </w:rPr>
        <w:t xml:space="preserve"> to measure metabolomics changes during the cell cycle</w:t>
      </w:r>
      <w:r w:rsidR="00255707">
        <w:rPr>
          <w:rFonts w:ascii="Arial" w:hAnsi="Arial" w:cs="Arial"/>
        </w:rPr>
        <w:t xml:space="preserve"> </w:t>
      </w:r>
      <w:r w:rsidR="00255707">
        <w:rPr>
          <w:rFonts w:ascii="Arial" w:hAnsi="Arial" w:cs="Arial"/>
        </w:rPr>
        <w:fldChar w:fldCharType="begin" w:fldLock="1"/>
      </w:r>
      <w:r w:rsidR="00C0497F">
        <w:rPr>
          <w:rFonts w:ascii="Arial" w:hAnsi="Arial" w:cs="Arial"/>
        </w:rPr>
        <w:instrText>ADDIN CSL_CITATION {"citationItems":[{"id":"ITEM-1","itemData":{"DOI":"10.1016/j.celrep.2017.06.074","ISSN":"22111247","abstract":"There exist similarities and differences in metabolism and physiology between normal proliferative cells and tumor cells. Once a cell enters the cell cycle, metabolic machinery is engaged to facilitate various processes. The kinetics and regulation of these metabolic changes have not been properly evaluated. To correlate the orchestration of these processes with the cell cycle, we analyzed the transition from quiescence to proliferation of a non-malignant murine pro-B lymphocyte cell line in response to IL-3. Using multiplex mass-spectrometry-based proteomics, we show that the transition to proliferation shares features generally attributed to cancer cells: upregulation of glycolysis, lipid metabolism, amino-acid synthesis, and nucleotide synthesis and downregulation of oxidative phosphorylation and the urea cycle. Furthermore, metabolomic profiling of this transition reveals similarities to cancer-related metabolic pathways. In particular, we find that methionine is consumed at a higher rate than that of other essential amino acids, with a potential link to maintenance of the epigenome.","author":[{"dropping-particle":"","family":"Lee","given":"Ho Joon","non-dropping-particle":"","parse-names":false,"suffix":""},{"dropping-particle":"","family":"Jedrychowski","given":"Mark P.","non-dropping-particle":"","parse-names":false,"suffix":""},{"dropping-particle":"","family":"Vinayagam","given":"Arunachalam","non-dropping-particle":"","parse-names":false,"suffix":""},{"dropping-particle":"","family":"Wu","given":"Ning","non-dropping-particle":"","parse-names":false,"suffix":""},{"dropping-particle":"","family":"Shyh-Chang","given":"Ng","non-dropping-particle":"","parse-names":false,"suffix":""},{"dropping-particle":"","family":"Hu","given":"Yanhui","non-dropping-particle":"","parse-names":false,"suffix":""},{"dropping-particle":"","family":"Min-Wen","given":"Chua","non-dropping-particle":"","parse-names":false,"suffix":""},{"dropping-particle":"","family":"Moore","given":"Jodene K.","non-dropping-particle":"","parse-names":false,"suffix":""},{"dropping-particle":"","family":"Asara","given":"John M.","non-dropping-particle":"","parse-names":false,"suffix":""},{"dropping-particle":"","family":"Lyssiotis","given":"Costas A.","non-dropping-particle":"","parse-names":false,"suffix":""},{"dropping-particle":"","family":"Perrimon","given":"Norbert","non-dropping-particle":"","parse-names":false,"suffix":""},{"dropping-particle":"","family":"Gygi","given":"Steven P.","non-dropping-particle":"","parse-names":false,"suffix":""},{"dropping-particle":"","family":"Cantley","given":"Lewis C.","non-dropping-particle":"","parse-names":false,"suffix":""},{"dropping-particle":"","family":"Kirschner","given":"Marc W.","non-dropping-particle":"","parse-names":false,"suffix":""}],"container-title":"Cell Reports","id":"ITEM-1","issued":{"date-parts":[["2017"]]},"title":"Proteomic and Metabolomic Characterization of a Mammalian Cellular Transition from Quiescence to Proliferation","type":"article-journal"},"uris":["http://www.mendeley.com/documents/?uuid=f9673d5c-bd81-4b6b-a3c4-1b46e4aa1cdf"]}],"mendeley":{"formattedCitation":"[53]","plainTextFormattedCitation":"[53]","previouslyFormattedCitation":"[53]"},"properties":{"noteIndex":0},"schema":"https://github.com/citation-style-language/schema/raw/master/csl-citation.json"}</w:instrText>
      </w:r>
      <w:r w:rsidR="00255707">
        <w:rPr>
          <w:rFonts w:ascii="Arial" w:hAnsi="Arial" w:cs="Arial"/>
        </w:rPr>
        <w:fldChar w:fldCharType="separate"/>
      </w:r>
      <w:r w:rsidR="003007AB" w:rsidRPr="003007AB">
        <w:rPr>
          <w:rFonts w:ascii="Arial" w:hAnsi="Arial" w:cs="Arial"/>
          <w:noProof/>
        </w:rPr>
        <w:t>[53]</w:t>
      </w:r>
      <w:r w:rsidR="00255707">
        <w:rPr>
          <w:rFonts w:ascii="Arial" w:hAnsi="Arial" w:cs="Arial"/>
        </w:rPr>
        <w:fldChar w:fldCharType="end"/>
      </w:r>
      <w:r w:rsidR="00255707">
        <w:rPr>
          <w:rFonts w:ascii="Arial" w:hAnsi="Arial" w:cs="Arial"/>
        </w:rPr>
        <w:t>. W</w:t>
      </w:r>
      <w:r w:rsidR="00255707" w:rsidRPr="00725441">
        <w:rPr>
          <w:rFonts w:ascii="Arial" w:hAnsi="Arial" w:cs="Arial"/>
        </w:rPr>
        <w:t>e used the ex</w:t>
      </w:r>
      <w:r w:rsidR="00255707">
        <w:rPr>
          <w:rFonts w:ascii="Arial" w:hAnsi="Arial" w:cs="Arial"/>
        </w:rPr>
        <w:t>tracellular</w:t>
      </w:r>
      <w:r w:rsidR="00255707" w:rsidRPr="00725441">
        <w:rPr>
          <w:rFonts w:ascii="Arial" w:hAnsi="Arial" w:cs="Arial"/>
        </w:rPr>
        <w:t xml:space="preserve"> and intracellular metabolomics data </w:t>
      </w:r>
      <w:r w:rsidR="00255707">
        <w:rPr>
          <w:rFonts w:ascii="Arial" w:hAnsi="Arial" w:cs="Arial"/>
        </w:rPr>
        <w:t xml:space="preserve">from the Lee et al study </w:t>
      </w:r>
      <w:r w:rsidR="00255707" w:rsidRPr="00725441">
        <w:rPr>
          <w:rFonts w:ascii="Arial" w:hAnsi="Arial" w:cs="Arial"/>
        </w:rPr>
        <w:t>to build</w:t>
      </w:r>
      <w:r w:rsidR="00255707">
        <w:rPr>
          <w:rFonts w:ascii="Arial" w:hAnsi="Arial" w:cs="Arial"/>
        </w:rPr>
        <w:t xml:space="preserve"> </w:t>
      </w:r>
      <w:r w:rsidR="00255707" w:rsidRPr="00725441">
        <w:rPr>
          <w:rFonts w:ascii="Arial" w:hAnsi="Arial" w:cs="Arial"/>
        </w:rPr>
        <w:t xml:space="preserve">metabolic models for each phase of the cell cycle. </w:t>
      </w:r>
      <w:r w:rsidR="00255707">
        <w:rPr>
          <w:rFonts w:ascii="Arial" w:hAnsi="Arial" w:cs="Arial"/>
        </w:rPr>
        <w:t xml:space="preserve">We used the DFA approach, a variation of dynamic FBA, to fit the rate of change of metabolites in FBA </w:t>
      </w:r>
      <w:r w:rsidR="00255707">
        <w:rPr>
          <w:rFonts w:ascii="Arial" w:hAnsi="Arial" w:cs="Arial"/>
        </w:rPr>
        <w:lastRenderedPageBreak/>
        <w:t xml:space="preserve">to experimental measurements from time course metabolomics </w:t>
      </w:r>
      <w:r w:rsidR="00255707">
        <w:rPr>
          <w:rFonts w:ascii="Arial" w:hAnsi="Arial" w:cs="Arial"/>
        </w:rPr>
        <w:fldChar w:fldCharType="begin" w:fldLock="1"/>
      </w:r>
      <w:r w:rsidR="00C0497F">
        <w:rPr>
          <w:rFonts w:ascii="Arial" w:hAnsi="Arial" w:cs="Arial"/>
        </w:rPr>
        <w:instrText>ADDIN CSL_CITATION {"citationItems":[{"id":"ITEM-1","itemData":{"DOI":"10.1016/j.celrep.2017.07.048","ISSN":"22111247","abstract":"© 2017 The Authors Metabolism is an emerging stem cell hallmark tied to cell fate, pluripotency, and self-renewal, yet systems-level understanding of stem cell metabolism has been limited by the lack of genome-scale network models. Here, we develop a systems approach to integrate time-course metabolomics data with a computational model of metabolism to analyze the metabolic state of naive and primed murine pluripotent stem cells. Using this approach, we find that one-carbon metabolism involving phosphoglycerate dehydrogenase, folate synthesis, and nucleotide synthesis is a key pathway that differs between the two states, resulting in differential sensitivity to anti-folates. The model also predicts that the pluripotency factor Lin28 regulates this one-carbon metabolic pathway, which we validate using metabolomics data from Lin28-deficient cells. Moreover, we identify and validate metabolic reactions related to S-adenosyl-methionine production that can differentially impact histone methylation in naive and primed cells. Our network-based approach provides a framework for characterizing metabolic changes influencing pluripotency and cell fate. Chandrasekaran et al. use computational modeling, metabolomics, and metabolic inhibitors to discover metabolic differences between various pluripotent stem cell states and infer their impact on stem cell fate decisions.","author":[{"dropping-particle":"","family":"Chandrasekaran","given":"S.","non-dropping-particle":"","parse-names":false,"suffix":""},{"dropping-particle":"","family":"Zhang","given":"J.","non-dropping-particle":"","parse-names":false,"suffix":""},{"dropping-particle":"","family":"Sun","given":"Z.","non-dropping-particle":"","parse-names":false,"suffix":""},{"dropping-particle":"","family":"Zhang","given":"L.","non-dropping-particle":"","parse-names":false,"suffix":""},{"dropping-particle":"","family":"Ross","given":"C.A.","non-dropping-particle":"","parse-names":false,"suffix":""},{"dropping-particle":"","family":"Huang","given":"Y.-C.","non-dropping-particle":"","parse-names":false,"suffix":""},{"dropping-particle":"","family":"Asara","given":"J.M.","non-dropping-particle":"","parse-names":false,"suffix":""},{"dropping-particle":"","family":"Li","given":"H.","non-dropping-particle":"","parse-names":false,"suffix":""},{"dropping-particle":"","family":"Daley","given":"G.Q.","non-dropping-particle":"","parse-names":false,"suffix":""},{"dropping-particle":"","family":"Collins","given":"J.J.","non-dropping-particle":"","parse-names":false,"suffix":""}],"container-title":"Cell Reports","id":"ITEM-1","issue":"10","issued":{"date-parts":[["2017"]]},"title":"Comprehensive Mapping of Pluripotent Stem Cell Metabolism Using Dynamic Genome-Scale Network Modeling","type":"article-journal","volume":"21"},"uris":["http://www.mendeley.com/documents/?uuid=9e59ff37-9013-30e1-a92a-d969e980b63a"]},{"id":"ITEM-2","itemData":{"DOI":"10.1007/978-1-0716-0159-4_13","ISSN":"19406029","abstract":"© Springer Science+Business Media, LLC, part of Springer Nature 2020. The metabolic activity of a mammalian cell changes dynamically over time and is tied to the changing metabolic demands of cellular processes such as cell differentiation and proliferation. While experimental tools like time-course metabolomics and flux tracing can measure the dynamics of a few pathways, they are unable to infer fluxes at the whole network level. To address this limitation, we have developed the Dynamic Flux Activity (DFA) algorithm, a genome-scale modeling approach that uses time-course metabolomics to predict dynamic flux rewiring during transitions between metabolic states. This chapter provides a protocol for applying DFA to characterize the dynamic metabolic activity of various cancer cell lines.","author":[{"dropping-particle":"","family":"Campit","given":"S.","non-dropping-particle":"","parse-names":false,"suffix":""},{"dropping-particle":"","family":"Chandrasekaran","given":"S.","non-dropping-particle":"","parse-names":false,"suffix":""}],"container-title":"Methods in Molecular Biology","id":"ITEM-2","issued":{"date-parts":[["2020"]]},"title":"Inferring metabolic flux from time-course metabolomics","type":"book","volume":"2088"},"uris":["http://www.mendeley.com/documents/?uuid=04584caa-fac0-3230-aee8-d3da70d110e5"]}],"mendeley":{"formattedCitation":"[54,55]","plainTextFormattedCitation":"[54,55]","previouslyFormattedCitation":"[54,55]"},"properties":{"noteIndex":0},"schema":"https://github.com/citation-style-language/schema/raw/master/csl-citation.json"}</w:instrText>
      </w:r>
      <w:r w:rsidR="00255707">
        <w:rPr>
          <w:rFonts w:ascii="Arial" w:hAnsi="Arial" w:cs="Arial"/>
        </w:rPr>
        <w:fldChar w:fldCharType="separate"/>
      </w:r>
      <w:r w:rsidR="003007AB" w:rsidRPr="003007AB">
        <w:rPr>
          <w:rFonts w:ascii="Arial" w:hAnsi="Arial" w:cs="Arial"/>
          <w:noProof/>
        </w:rPr>
        <w:t>[54,55]</w:t>
      </w:r>
      <w:r w:rsidR="00255707">
        <w:rPr>
          <w:rFonts w:ascii="Arial" w:hAnsi="Arial" w:cs="Arial"/>
        </w:rPr>
        <w:fldChar w:fldCharType="end"/>
      </w:r>
      <w:r w:rsidR="00255707">
        <w:rPr>
          <w:rFonts w:ascii="Arial" w:hAnsi="Arial" w:cs="Arial"/>
        </w:rPr>
        <w:t>. We used this approach to create four different models corresponding to different phases of the cell cycle (G0, G1, G1-S and G2/M) (Figure 3, S. Figure 11).</w:t>
      </w:r>
      <w:r w:rsidR="00530C83">
        <w:rPr>
          <w:rFonts w:ascii="Arial" w:hAnsi="Arial" w:cs="Arial"/>
        </w:rPr>
        <w:t xml:space="preserve"> Phospho-</w:t>
      </w:r>
      <w:r w:rsidR="00530C83" w:rsidRPr="00725441">
        <w:rPr>
          <w:rFonts w:ascii="Arial" w:hAnsi="Arial" w:cs="Arial"/>
        </w:rPr>
        <w:t>proteome</w:t>
      </w:r>
      <w:r w:rsidR="00530C83">
        <w:rPr>
          <w:rFonts w:ascii="Arial" w:hAnsi="Arial" w:cs="Arial"/>
        </w:rPr>
        <w:t xml:space="preserve">s were obtained at the same time points </w:t>
      </w:r>
      <w:r w:rsidR="002772B5">
        <w:rPr>
          <w:rFonts w:ascii="Arial" w:hAnsi="Arial" w:cs="Arial"/>
        </w:rPr>
        <w:t>as</w:t>
      </w:r>
      <w:r w:rsidR="00530C83">
        <w:rPr>
          <w:rFonts w:ascii="Arial" w:hAnsi="Arial" w:cs="Arial"/>
        </w:rPr>
        <w:t xml:space="preserve"> the Lee study u</w:t>
      </w:r>
      <w:r w:rsidR="00530C83" w:rsidRPr="00576652">
        <w:rPr>
          <w:rFonts w:ascii="Arial" w:hAnsi="Arial" w:cs="Arial"/>
        </w:rPr>
        <w:t xml:space="preserve">sing 6-plex tandem mass tags </w:t>
      </w:r>
      <w:r w:rsidR="00530C83">
        <w:rPr>
          <w:rFonts w:ascii="Arial" w:hAnsi="Arial" w:cs="Arial"/>
        </w:rPr>
        <w:t>mass spectrometry.</w:t>
      </w:r>
      <w:r w:rsidR="00530C83" w:rsidRPr="00530C83">
        <w:rPr>
          <w:rFonts w:ascii="Arial" w:hAnsi="Arial" w:cs="Arial"/>
        </w:rPr>
        <w:t xml:space="preserve"> </w:t>
      </w:r>
    </w:p>
    <w:p w14:paraId="49E10E29" w14:textId="77777777" w:rsidR="00EF257D" w:rsidRDefault="00EF257D" w:rsidP="00255707">
      <w:pPr>
        <w:spacing w:after="0" w:line="276" w:lineRule="auto"/>
        <w:rPr>
          <w:rFonts w:ascii="Arial" w:hAnsi="Arial" w:cs="Arial"/>
        </w:rPr>
      </w:pPr>
    </w:p>
    <w:p w14:paraId="04A6C7EB" w14:textId="4BC74DFE" w:rsidR="008457AB" w:rsidRDefault="002F4FD7" w:rsidP="00953A5C">
      <w:pPr>
        <w:spacing w:after="0" w:line="276" w:lineRule="auto"/>
        <w:rPr>
          <w:rFonts w:ascii="Arial" w:hAnsi="Arial" w:cs="Arial"/>
        </w:rPr>
      </w:pPr>
      <w:r>
        <w:rPr>
          <w:rFonts w:ascii="Arial" w:hAnsi="Arial" w:cs="Arial"/>
        </w:rPr>
        <w:t>The feature data (</w:t>
      </w:r>
      <w:proofErr w:type="gramStart"/>
      <w:r>
        <w:rPr>
          <w:rFonts w:ascii="Arial" w:hAnsi="Arial" w:cs="Arial"/>
        </w:rPr>
        <w:t>i.e.</w:t>
      </w:r>
      <w:proofErr w:type="gramEnd"/>
      <w:r>
        <w:rPr>
          <w:rFonts w:ascii="Arial" w:hAnsi="Arial" w:cs="Arial"/>
        </w:rPr>
        <w:t xml:space="preserve"> fluxes, topology) from </w:t>
      </w:r>
      <w:r w:rsidR="00EF257D">
        <w:rPr>
          <w:rFonts w:ascii="Arial" w:hAnsi="Arial" w:cs="Arial"/>
        </w:rPr>
        <w:t>the phase-specific metabolic</w:t>
      </w:r>
      <w:r>
        <w:rPr>
          <w:rFonts w:ascii="Arial" w:hAnsi="Arial" w:cs="Arial"/>
        </w:rPr>
        <w:t xml:space="preserve"> models were used as input for the ML model to predict reactions regulated by phosphorylation.</w:t>
      </w:r>
      <w:r w:rsidR="00074D7E" w:rsidRPr="00074D7E">
        <w:rPr>
          <w:rFonts w:ascii="Arial" w:hAnsi="Arial" w:cs="Arial"/>
        </w:rPr>
        <w:t xml:space="preserve"> </w:t>
      </w:r>
      <w:r w:rsidR="00A42B61" w:rsidRPr="008A17A1">
        <w:rPr>
          <w:rFonts w:ascii="Arial" w:hAnsi="Arial" w:cs="Arial"/>
        </w:rPr>
        <w:t>The G</w:t>
      </w:r>
      <w:r w:rsidR="004C7F89" w:rsidRPr="008A17A1">
        <w:rPr>
          <w:rFonts w:ascii="Arial" w:hAnsi="Arial" w:cs="Arial"/>
        </w:rPr>
        <w:t>0</w:t>
      </w:r>
      <w:r w:rsidR="00A42B61" w:rsidRPr="008A17A1">
        <w:rPr>
          <w:rFonts w:ascii="Arial" w:hAnsi="Arial" w:cs="Arial"/>
        </w:rPr>
        <w:t xml:space="preserve"> phase data was used for additional training of the model, and</w:t>
      </w:r>
      <w:r w:rsidR="00074D7E" w:rsidRPr="008A17A1">
        <w:rPr>
          <w:rFonts w:ascii="Arial" w:hAnsi="Arial" w:cs="Arial"/>
        </w:rPr>
        <w:t xml:space="preserve"> </w:t>
      </w:r>
      <w:r w:rsidR="0009398B" w:rsidRPr="008A17A1">
        <w:rPr>
          <w:rFonts w:ascii="Arial" w:hAnsi="Arial" w:cs="Arial"/>
        </w:rPr>
        <w:t xml:space="preserve">the G1, </w:t>
      </w:r>
      <w:r w:rsidR="00074D7E" w:rsidRPr="008A17A1">
        <w:rPr>
          <w:rFonts w:ascii="Arial" w:hAnsi="Arial" w:cs="Arial"/>
        </w:rPr>
        <w:t xml:space="preserve">G2 and S phase </w:t>
      </w:r>
      <w:r w:rsidR="00A42B61" w:rsidRPr="008A17A1">
        <w:rPr>
          <w:rFonts w:ascii="Arial" w:hAnsi="Arial" w:cs="Arial"/>
        </w:rPr>
        <w:t xml:space="preserve">were used for testing </w:t>
      </w:r>
      <w:r w:rsidR="00074D7E" w:rsidRPr="008A17A1">
        <w:rPr>
          <w:rFonts w:ascii="Arial" w:hAnsi="Arial" w:cs="Arial"/>
        </w:rPr>
        <w:t>the ML model.</w:t>
      </w:r>
      <w:r w:rsidR="00A42B61">
        <w:rPr>
          <w:rFonts w:ascii="Arial" w:hAnsi="Arial" w:cs="Arial"/>
        </w:rPr>
        <w:t xml:space="preserve"> </w:t>
      </w:r>
      <w:r w:rsidR="00B251FD">
        <w:rPr>
          <w:rFonts w:ascii="Arial" w:hAnsi="Arial" w:cs="Arial"/>
        </w:rPr>
        <w:t xml:space="preserve">The ML model achieved high MCC, AUC and precision in all conditions tested. </w:t>
      </w:r>
      <w:r w:rsidR="00C74D9D" w:rsidRPr="00C74D9D">
        <w:rPr>
          <w:rFonts w:ascii="Arial" w:hAnsi="Arial" w:cs="Arial"/>
        </w:rPr>
        <w:t xml:space="preserve">116 out of 141 </w:t>
      </w:r>
      <w:r w:rsidR="00D176E2">
        <w:rPr>
          <w:rFonts w:ascii="Arial" w:hAnsi="Arial" w:cs="Arial"/>
        </w:rPr>
        <w:t xml:space="preserve">predictions on phase-specific </w:t>
      </w:r>
      <w:r w:rsidR="00C74D9D" w:rsidRPr="00C74D9D">
        <w:rPr>
          <w:rFonts w:ascii="Arial" w:hAnsi="Arial" w:cs="Arial"/>
        </w:rPr>
        <w:t xml:space="preserve">phosphorylated </w:t>
      </w:r>
      <w:r w:rsidR="00D176E2">
        <w:rPr>
          <w:rFonts w:ascii="Arial" w:hAnsi="Arial" w:cs="Arial"/>
        </w:rPr>
        <w:t>enzymes/</w:t>
      </w:r>
      <w:r w:rsidR="00C74D9D" w:rsidRPr="00C74D9D">
        <w:rPr>
          <w:rFonts w:ascii="Arial" w:hAnsi="Arial" w:cs="Arial"/>
        </w:rPr>
        <w:t>reactions were also observed experimentally (S. Table 16).</w:t>
      </w:r>
    </w:p>
    <w:p w14:paraId="6D681B27" w14:textId="77777777" w:rsidR="008457AB" w:rsidRDefault="008457AB" w:rsidP="00953A5C">
      <w:pPr>
        <w:spacing w:after="0" w:line="276" w:lineRule="auto"/>
        <w:rPr>
          <w:rFonts w:ascii="Arial" w:hAnsi="Arial" w:cs="Arial"/>
        </w:rPr>
      </w:pPr>
    </w:p>
    <w:p w14:paraId="3FF7DEF8" w14:textId="0211A555" w:rsidR="008D1E6B" w:rsidRDefault="005A454F" w:rsidP="0096221A">
      <w:pPr>
        <w:rPr>
          <w:rFonts w:ascii="Arial" w:hAnsi="Arial" w:cs="Arial"/>
        </w:rPr>
      </w:pPr>
      <w:r w:rsidRPr="00904C60">
        <w:rPr>
          <w:rFonts w:ascii="Arial" w:hAnsi="Arial" w:cs="Arial"/>
        </w:rPr>
        <w:t>The model also predicted</w:t>
      </w:r>
      <w:r w:rsidR="00AB47AA" w:rsidRPr="00904C60">
        <w:rPr>
          <w:rFonts w:ascii="Arial" w:hAnsi="Arial" w:cs="Arial"/>
        </w:rPr>
        <w:t xml:space="preserve"> </w:t>
      </w:r>
      <w:r w:rsidR="00D86C21" w:rsidRPr="00904C60">
        <w:rPr>
          <w:rFonts w:ascii="Arial" w:hAnsi="Arial" w:cs="Arial"/>
        </w:rPr>
        <w:t>several</w:t>
      </w:r>
      <w:r w:rsidR="004D733E" w:rsidRPr="00904C60">
        <w:rPr>
          <w:rFonts w:ascii="Arial" w:hAnsi="Arial" w:cs="Arial"/>
        </w:rPr>
        <w:t xml:space="preserve"> reactions </w:t>
      </w:r>
      <w:r w:rsidRPr="00904C60">
        <w:rPr>
          <w:rFonts w:ascii="Arial" w:hAnsi="Arial" w:cs="Arial"/>
        </w:rPr>
        <w:t>to be targets of acetylation</w:t>
      </w:r>
      <w:r w:rsidR="003773E7" w:rsidRPr="00904C60">
        <w:rPr>
          <w:rFonts w:ascii="Arial" w:hAnsi="Arial" w:cs="Arial"/>
        </w:rPr>
        <w:t xml:space="preserve"> in various phases</w:t>
      </w:r>
      <w:r w:rsidR="00190D2C">
        <w:rPr>
          <w:rFonts w:ascii="Arial" w:hAnsi="Arial" w:cs="Arial"/>
        </w:rPr>
        <w:t xml:space="preserve"> (S. </w:t>
      </w:r>
      <w:r w:rsidR="003C26B0">
        <w:rPr>
          <w:rFonts w:ascii="Arial" w:hAnsi="Arial" w:cs="Arial"/>
        </w:rPr>
        <w:t>T</w:t>
      </w:r>
      <w:r w:rsidR="00190D2C">
        <w:rPr>
          <w:rFonts w:ascii="Arial" w:hAnsi="Arial" w:cs="Arial"/>
        </w:rPr>
        <w:t xml:space="preserve">able </w:t>
      </w:r>
      <w:r w:rsidR="003C26B0">
        <w:rPr>
          <w:rFonts w:ascii="Arial" w:hAnsi="Arial" w:cs="Arial"/>
        </w:rPr>
        <w:t>17</w:t>
      </w:r>
      <w:r w:rsidR="00190D2C">
        <w:rPr>
          <w:rFonts w:ascii="Arial" w:hAnsi="Arial" w:cs="Arial"/>
        </w:rPr>
        <w:t>)</w:t>
      </w:r>
      <w:r w:rsidRPr="00904C60">
        <w:rPr>
          <w:rFonts w:ascii="Arial" w:hAnsi="Arial" w:cs="Arial"/>
        </w:rPr>
        <w:t>.</w:t>
      </w:r>
      <w:r w:rsidR="00894F62">
        <w:rPr>
          <w:rFonts w:ascii="Arial" w:hAnsi="Arial" w:cs="Arial"/>
        </w:rPr>
        <w:t xml:space="preserve"> </w:t>
      </w:r>
      <w:r w:rsidR="005578F3">
        <w:rPr>
          <w:rFonts w:ascii="Arial" w:hAnsi="Arial" w:cs="Arial"/>
        </w:rPr>
        <w:t xml:space="preserve">The predicted list includes </w:t>
      </w:r>
      <w:r w:rsidR="00165CA4">
        <w:rPr>
          <w:rFonts w:ascii="Arial" w:hAnsi="Arial" w:cs="Arial"/>
        </w:rPr>
        <w:t>enzymes</w:t>
      </w:r>
      <w:r w:rsidR="005578F3">
        <w:rPr>
          <w:rFonts w:ascii="Arial" w:hAnsi="Arial" w:cs="Arial"/>
        </w:rPr>
        <w:t xml:space="preserve"> such as ATP-Citrate Lyase </w:t>
      </w:r>
      <w:r w:rsidR="00165CA4">
        <w:rPr>
          <w:rFonts w:ascii="Arial" w:hAnsi="Arial" w:cs="Arial"/>
        </w:rPr>
        <w:t xml:space="preserve">whose activity is </w:t>
      </w:r>
      <w:r w:rsidR="005578F3">
        <w:rPr>
          <w:rFonts w:ascii="Arial" w:hAnsi="Arial" w:cs="Arial"/>
        </w:rPr>
        <w:t xml:space="preserve">known to be </w:t>
      </w:r>
      <w:r w:rsidR="00165CA4">
        <w:rPr>
          <w:rFonts w:ascii="Arial" w:hAnsi="Arial" w:cs="Arial"/>
        </w:rPr>
        <w:t xml:space="preserve">regulated by acetylation </w:t>
      </w:r>
      <w:r w:rsidR="005578F3">
        <w:rPr>
          <w:rFonts w:ascii="Arial" w:hAnsi="Arial" w:cs="Arial"/>
        </w:rPr>
        <w:t xml:space="preserve">during </w:t>
      </w:r>
      <w:r w:rsidR="00165CA4">
        <w:rPr>
          <w:rFonts w:ascii="Arial" w:hAnsi="Arial" w:cs="Arial"/>
        </w:rPr>
        <w:t xml:space="preserve">the </w:t>
      </w:r>
      <w:r w:rsidR="005578F3">
        <w:rPr>
          <w:rFonts w:ascii="Arial" w:hAnsi="Arial" w:cs="Arial"/>
        </w:rPr>
        <w:t xml:space="preserve">cell </w:t>
      </w:r>
      <w:r w:rsidR="00165CA4">
        <w:rPr>
          <w:rFonts w:ascii="Arial" w:hAnsi="Arial" w:cs="Arial"/>
        </w:rPr>
        <w:t xml:space="preserve">cycle </w:t>
      </w:r>
      <w:r w:rsidR="00C0497F">
        <w:rPr>
          <w:rFonts w:ascii="Arial" w:hAnsi="Arial" w:cs="Arial"/>
        </w:rPr>
        <w:fldChar w:fldCharType="begin" w:fldLock="1"/>
      </w:r>
      <w:r w:rsidR="00C0497F">
        <w:rPr>
          <w:rFonts w:ascii="Arial" w:hAnsi="Arial" w:cs="Arial"/>
        </w:rPr>
        <w:instrText>ADDIN CSL_CITATION {"citationItems":[{"id":"ITEM-1","itemData":{"DOI":"10.1016/j.molcel.2013.07.002","ISSN":"10972765","PMID":"23932781","abstract":"Increased fatty acid synthesis is required to meet the demand for membrane expansion of rapidly growing cells. ATP-citrate lyase (ACLY) is upregulated or activated in several types of cancer, and inhibition of ACLY arrests proliferation of cancer cells. Here we show that ACLY is acetylated at lysine residues 540, 546, and 554 (3K). Acetylation at these three lysine residues is stimulated by P300/calcium-binding protein (CBP)-associated factor (PCAF) acetyltransferase under high glucose and increases ACLY stability by blocking its ubiquitylation and degradation. Conversely, the protein deacetylase sirtuin 2 (SIRT2) deacetylates and destabilizes ACLY. Substitution of 3K abolishes ACLY ubiquitylation and promotes de novo lipid synthesis, cell proliferation, and tumor growth. Importantly, 3K acetylation of ACLY is increased in human lung cancers. Our study reveals a crosstalk between acetylation and ubiquitylation by competing for the same lysine residues in the regulation of fatty acid synthesis and cell growth in response to glucose. © 2013 Elsevier Inc.","author":[{"dropping-particle":"","family":"Lin","given":"Ruiting","non-dropping-particle":"","parse-names":false,"suffix":""},{"dropping-particle":"","family":"Tao","given":"Ren","non-dropping-particle":"","parse-names":false,"suffix":""},{"dropping-particle":"","family":"Gao","given":"Xue","non-dropping-particle":"","parse-names":false,"suffix":""},{"dropping-particle":"","family":"Li","given":"Tingting","non-dropping-particle":"","parse-names":false,"suffix":""},{"dropping-particle":"","family":"Zhou","given":"Xin","non-dropping-particle":"","parse-names":false,"suffix":""},{"dropping-particle":"","family":"Guan","given":"Kun Liang","non-dropping-particle":"","parse-names":false,"suffix":""},{"dropping-particle":"","family":"Xiong","given":"Yue","non-dropping-particle":"","parse-names":false,"suffix":""},{"dropping-particle":"","family":"Lei","given":"Qun Ying","non-dropping-particle":"","parse-names":false,"suffix":""}],"container-title":"Molecular Cell","id":"ITEM-1","issued":{"date-parts":[["2013"]]},"title":"Acetylation stabilizes ATP-citrate lyase to promote lipid biosynthesis and tumor growth","type":"article-journal"},"uris":["http://www.mendeley.com/documents/?uuid=67ef953a-1701-46ad-88e7-14f927164c28"]},{"id":"ITEM-2","itemData":{"DOI":"10.1016/j.canlet.2019.12.010","ISSN":"18727980","PMID":"31830561","abstract":"ACLY links energy metabolism provided by catabolic pathways to biosynthesis. ACLY, which has been found to be overexpressed in many cancers, converts citrate into acetyl-CoA and OAA. The first of these molecules supports protein acetylation, in particular that of histone, and de novo lipid synthesis, and the last one sustains the production of aspartate (required for nucleotide and polyamine synthesis) and the regeneration of NADPH,H+ (consumed in redox reaction and biosynthesis). ACLY transcription is promoted by SREBP1, its activity is stabilized by acetylation and promoted by AKT phosphorylation (stimulated by growth factors and glucose abundance). ACLY plays a pivotal role in cancer metabolism through the potential deprivation of cytosolic citrate, a process promoting glycolysis through the enhancement of the activities of PFK 1 and 2 with concomitant activation of oncogenic drivers such as PI3K/AKT which activate ACLY and the Warburg effect in a feed-back loop. Pending the development of specific inhibitors and tailored methods for identifying which specific metabolism is involved in the development of each tumor, ACLY could be targeted by inhibitors such as hydroxycitrate and bempedoic acid. The administration of citrate at high level mimics a strong inhibition of ACLY and could be tested to strengthen the effects of current therapies.","author":[{"dropping-particle":"","family":"Icard","given":"Philippe","non-dropping-particle":"","parse-names":false,"suffix":""},{"dropping-particle":"","family":"Wu","given":"Zherui","non-dropping-particle":"","parse-names":false,"suffix":""},{"dropping-particle":"","family":"Fournel","given":"Ludovic","non-dropping-particle":"","parse-names":false,"suffix":""},{"dropping-particle":"","family":"Coquerel","given":"Antoine","non-dropping-particle":"","parse-names":false,"suffix":""},{"dropping-particle":"","family":"Lincet","given":"Hubert","non-dropping-particle":"","parse-names":false,"suffix":""},{"dropping-particle":"","family":"Alifano","given":"Marco","non-dropping-particle":"","parse-names":false,"suffix":""}],"container-title":"Cancer Letters","id":"ITEM-2","issued":{"date-parts":[["2020"]]},"title":"ATP citrate lyase: A central metabolic enzyme in cancer","type":"article"},"uris":["http://www.mendeley.com/documents/?uuid=ff6e5f1a-6c3c-4a57-8b84-2909590b7508"]}],"mendeley":{"formattedCitation":"[56,57]","plainTextFormattedCitation":"[56,57]","previouslyFormattedCitation":"[56,57]"},"properties":{"noteIndex":0},"schema":"https://github.com/citation-style-language/schema/raw/master/csl-citation.json"}</w:instrText>
      </w:r>
      <w:r w:rsidR="00C0497F">
        <w:rPr>
          <w:rFonts w:ascii="Arial" w:hAnsi="Arial" w:cs="Arial"/>
        </w:rPr>
        <w:fldChar w:fldCharType="separate"/>
      </w:r>
      <w:r w:rsidR="00C0497F" w:rsidRPr="00C0497F">
        <w:rPr>
          <w:rFonts w:ascii="Arial" w:hAnsi="Arial" w:cs="Arial"/>
          <w:noProof/>
        </w:rPr>
        <w:t>[56,57]</w:t>
      </w:r>
      <w:r w:rsidR="00C0497F">
        <w:rPr>
          <w:rFonts w:ascii="Arial" w:hAnsi="Arial" w:cs="Arial"/>
        </w:rPr>
        <w:fldChar w:fldCharType="end"/>
      </w:r>
      <w:r w:rsidR="005578F3">
        <w:rPr>
          <w:rFonts w:ascii="Arial" w:hAnsi="Arial" w:cs="Arial"/>
        </w:rPr>
        <w:t xml:space="preserve">. </w:t>
      </w:r>
      <w:r w:rsidR="002B0121">
        <w:rPr>
          <w:rFonts w:ascii="Arial" w:hAnsi="Arial" w:cs="Arial"/>
        </w:rPr>
        <w:t xml:space="preserve">As </w:t>
      </w:r>
      <w:r w:rsidR="00894F62">
        <w:rPr>
          <w:rFonts w:ascii="Arial" w:hAnsi="Arial" w:cs="Arial"/>
        </w:rPr>
        <w:t xml:space="preserve">we lack </w:t>
      </w:r>
      <w:r w:rsidR="000E60AA">
        <w:rPr>
          <w:rFonts w:ascii="Arial" w:hAnsi="Arial" w:cs="Arial"/>
        </w:rPr>
        <w:t xml:space="preserve">proteome-wide </w:t>
      </w:r>
      <w:r w:rsidR="002B0121">
        <w:rPr>
          <w:rFonts w:ascii="Arial" w:hAnsi="Arial" w:cs="Arial"/>
        </w:rPr>
        <w:t xml:space="preserve">time-course </w:t>
      </w:r>
      <w:r w:rsidR="00894F62">
        <w:rPr>
          <w:rFonts w:ascii="Arial" w:hAnsi="Arial" w:cs="Arial"/>
        </w:rPr>
        <w:t xml:space="preserve">acetylation data to </w:t>
      </w:r>
      <w:r w:rsidR="00776952">
        <w:rPr>
          <w:rFonts w:ascii="Arial" w:hAnsi="Arial" w:cs="Arial"/>
        </w:rPr>
        <w:t xml:space="preserve">systematically </w:t>
      </w:r>
      <w:r w:rsidR="00894F62">
        <w:rPr>
          <w:rFonts w:ascii="Arial" w:hAnsi="Arial" w:cs="Arial"/>
        </w:rPr>
        <w:t>confirm these predictions,</w:t>
      </w:r>
      <w:r w:rsidR="00D86C21">
        <w:rPr>
          <w:rFonts w:ascii="Arial" w:hAnsi="Arial" w:cs="Arial"/>
        </w:rPr>
        <w:t xml:space="preserve"> we compared predictions with data from cells treated with deacetylase inhibitors</w:t>
      </w:r>
      <w:r w:rsidR="00AB7033">
        <w:rPr>
          <w:rFonts w:ascii="Arial" w:hAnsi="Arial" w:cs="Arial"/>
        </w:rPr>
        <w:t xml:space="preserve"> </w:t>
      </w:r>
      <w:r w:rsidR="00C0497F">
        <w:rPr>
          <w:rFonts w:ascii="Arial" w:hAnsi="Arial" w:cs="Arial"/>
        </w:rPr>
        <w:fldChar w:fldCharType="begin" w:fldLock="1"/>
      </w:r>
      <w:r w:rsidR="00B90661">
        <w:rPr>
          <w:rFonts w:ascii="Arial" w:hAnsi="Arial" w:cs="Arial"/>
        </w:rPr>
        <w:instrText>ADDIN CSL_CITATION {"citationItems":[{"id":"ITEM-1","itemData":{"DOI":"10.1038/nbt.3130","ISSN":"15461696","PMID":"25751058","abstract":"Lysine deacetylases inhibitors (KDACIs) are used in basic research, and many are being investigated in clinical trials for treatment of cancer and other diseases. However, their specificities in cells are incompletely characterized. Here we used quantitative mass spectrometry (MS) to obtain acetylation signatures for 19 different KDACIs, covering all 18 human lysine deacetylases. Most KDACIs increased acetylation of a small, specific subset of the acetylome, including sites on histones and other chromatin-associated proteins. Inhibitor treatment combined with genetic deletion showed that the effects of the pan-sirtuin inhibitor nicotinamide are primarily mediated by SIRT1 inhibition. Furthermore, we confirmed that the effects of tubacin and bufexamac on cytoplasmic proteins result from inhibition of HDAC6. Bufexamac also triggered an HDAC6-independent, hypoxia-like response by stabilizing HIF1-α, providing a possible mechanistic explanation of its adverse, pro-inflammatory effects. Our results offer a systems view of KDACI specificities, providing a framework for studying function of acetylation and deacetylases.","author":[{"dropping-particle":"","family":"Schölz","given":"Christian","non-dropping-particle":"","parse-names":false,"suffix":""},{"dropping-particle":"","family":"Weinert","given":"Brian T.","non-dropping-particle":"","parse-names":false,"suffix":""},{"dropping-particle":"","family":"Wagner","given":"Sebastian A.","non-dropping-particle":"","parse-names":false,"suffix":""},{"dropping-particle":"","family":"Beli","given":"Petra","non-dropping-particle":"","parse-names":false,"suffix":""},{"dropping-particle":"","family":"Miyake","given":"Yasuyuki","non-dropping-particle":"","parse-names":false,"suffix":""},{"dropping-particle":"","family":"Qi","given":"Jun","non-dropping-particle":"","parse-names":false,"suffix":""},{"dropping-particle":"","family":"Jensen","given":"Lars J.","non-dropping-particle":"","parse-names":false,"suffix":""},{"dropping-particle":"","family":"Streicher","given":"Werner","non-dropping-particle":"","parse-names":false,"suffix":""},{"dropping-particle":"","family":"McCarthy","given":"Anna R.","non-dropping-particle":"","parse-names":false,"suffix":""},{"dropping-particle":"","family":"Westwood","given":"Nicholas J.","non-dropping-particle":"","parse-names":false,"suffix":""},{"dropping-particle":"","family":"Lain","given":"Sonia","non-dropping-particle":"","parse-names":false,"suffix":""},{"dropping-particle":"","family":"Cox","given":"Jürgen","non-dropping-particle":"","parse-names":false,"suffix":""},{"dropping-particle":"","family":"Matthias","given":"Patrick","non-dropping-particle":"","parse-names":false,"suffix":""},{"dropping-particle":"","family":"Mann","given":"Matthias","non-dropping-particle":"","parse-names":false,"suffix":""},{"dropping-particle":"","family":"Bradner","given":"James E.","non-dropping-particle":"","parse-names":false,"suffix":""},{"dropping-particle":"","family":"Choudhary","given":"Chunaram","non-dropping-particle":"","parse-names":false,"suffix":""}],"container-title":"Nature Biotechnology","id":"ITEM-1","issued":{"date-parts":[["2015"]]},"title":"Acetylation site specificities of lysine deacetylase inhibitors in human cells","type":"article-journal"},"uris":["http://www.mendeley.com/documents/?uuid=e4618442-2f8b-4b15-a366-ff0e29f14ac4"]}],"mendeley":{"formattedCitation":"[58]","plainTextFormattedCitation":"[58]","previouslyFormattedCitation":"[58]"},"properties":{"noteIndex":0},"schema":"https://github.com/citation-style-language/schema/raw/master/csl-citation.json"}</w:instrText>
      </w:r>
      <w:r w:rsidR="00C0497F">
        <w:rPr>
          <w:rFonts w:ascii="Arial" w:hAnsi="Arial" w:cs="Arial"/>
        </w:rPr>
        <w:fldChar w:fldCharType="separate"/>
      </w:r>
      <w:r w:rsidR="00C0497F" w:rsidRPr="00C0497F">
        <w:rPr>
          <w:rFonts w:ascii="Arial" w:hAnsi="Arial" w:cs="Arial"/>
          <w:noProof/>
        </w:rPr>
        <w:t>[58]</w:t>
      </w:r>
      <w:r w:rsidR="00C0497F">
        <w:rPr>
          <w:rFonts w:ascii="Arial" w:hAnsi="Arial" w:cs="Arial"/>
        </w:rPr>
        <w:fldChar w:fldCharType="end"/>
      </w:r>
      <w:r w:rsidR="00D86C21">
        <w:rPr>
          <w:rFonts w:ascii="Arial" w:hAnsi="Arial" w:cs="Arial"/>
        </w:rPr>
        <w:t xml:space="preserve">. </w:t>
      </w:r>
      <w:r w:rsidR="002B0121">
        <w:rPr>
          <w:rFonts w:ascii="Arial" w:hAnsi="Arial" w:cs="Arial"/>
        </w:rPr>
        <w:t>D</w:t>
      </w:r>
      <w:r w:rsidR="00D86C21">
        <w:rPr>
          <w:rFonts w:ascii="Arial" w:hAnsi="Arial" w:cs="Arial"/>
        </w:rPr>
        <w:t xml:space="preserve">eacetylase inhibitors prevent the removal of acetylation marks. Hence new acetylation marks </w:t>
      </w:r>
      <w:r w:rsidR="00B161D1">
        <w:rPr>
          <w:rFonts w:ascii="Arial" w:hAnsi="Arial" w:cs="Arial"/>
        </w:rPr>
        <w:t xml:space="preserve">progressively </w:t>
      </w:r>
      <w:r w:rsidR="00D86C21">
        <w:rPr>
          <w:rFonts w:ascii="Arial" w:hAnsi="Arial" w:cs="Arial"/>
        </w:rPr>
        <w:t>accumulate over</w:t>
      </w:r>
      <w:r w:rsidR="006A6706">
        <w:rPr>
          <w:rFonts w:ascii="Arial" w:hAnsi="Arial" w:cs="Arial"/>
        </w:rPr>
        <w:t xml:space="preserve"> </w:t>
      </w:r>
      <w:r w:rsidR="00D86C21">
        <w:rPr>
          <w:rFonts w:ascii="Arial" w:hAnsi="Arial" w:cs="Arial"/>
        </w:rPr>
        <w:t xml:space="preserve">time resulting in cell death. </w:t>
      </w:r>
      <w:r w:rsidR="00DD4ED2">
        <w:rPr>
          <w:rFonts w:ascii="Arial" w:hAnsi="Arial" w:cs="Arial"/>
        </w:rPr>
        <w:t xml:space="preserve">We hypothesized that acetylation sites predicted by </w:t>
      </w:r>
      <w:r w:rsidR="00014F82">
        <w:rPr>
          <w:rFonts w:ascii="Arial" w:hAnsi="Arial" w:cs="Arial"/>
        </w:rPr>
        <w:t>the ML model</w:t>
      </w:r>
      <w:r w:rsidR="00DD4ED2">
        <w:rPr>
          <w:rFonts w:ascii="Arial" w:hAnsi="Arial" w:cs="Arial"/>
        </w:rPr>
        <w:t xml:space="preserve"> during the cell cycle will be enriched among the proteins with increased acetylation after deacetylase inhibitor treatment.</w:t>
      </w:r>
      <w:r w:rsidR="00894F62">
        <w:rPr>
          <w:rFonts w:ascii="Arial" w:hAnsi="Arial" w:cs="Arial"/>
        </w:rPr>
        <w:t xml:space="preserve"> </w:t>
      </w:r>
      <w:r w:rsidR="00B161D1">
        <w:rPr>
          <w:rFonts w:ascii="Arial" w:hAnsi="Arial" w:cs="Arial"/>
        </w:rPr>
        <w:t xml:space="preserve">Indeed, there was a significant overlap between CAROM predicted acetylated enzymes and those found to increase significantly (&gt; </w:t>
      </w:r>
      <w:r w:rsidR="00B36BB2">
        <w:rPr>
          <w:rFonts w:ascii="Arial" w:hAnsi="Arial" w:cs="Arial"/>
        </w:rPr>
        <w:t>1.5-fold</w:t>
      </w:r>
      <w:r w:rsidR="00B161D1">
        <w:rPr>
          <w:rFonts w:ascii="Arial" w:hAnsi="Arial" w:cs="Arial"/>
        </w:rPr>
        <w:t xml:space="preserve">) after treatment with </w:t>
      </w:r>
      <w:r w:rsidR="00B36BB2">
        <w:rPr>
          <w:rFonts w:ascii="Arial" w:hAnsi="Arial" w:cs="Arial"/>
        </w:rPr>
        <w:t>four</w:t>
      </w:r>
      <w:r w:rsidR="00B161D1">
        <w:rPr>
          <w:rFonts w:ascii="Arial" w:hAnsi="Arial" w:cs="Arial"/>
        </w:rPr>
        <w:t xml:space="preserve"> different pan</w:t>
      </w:r>
      <w:r w:rsidR="001E2246">
        <w:rPr>
          <w:rFonts w:ascii="Arial" w:hAnsi="Arial" w:cs="Arial"/>
        </w:rPr>
        <w:t>-</w:t>
      </w:r>
      <w:r w:rsidR="00B161D1">
        <w:rPr>
          <w:rFonts w:ascii="Arial" w:hAnsi="Arial" w:cs="Arial"/>
        </w:rPr>
        <w:t xml:space="preserve">deacetylase inhibitors – </w:t>
      </w:r>
      <w:r w:rsidR="00521D61">
        <w:rPr>
          <w:rFonts w:ascii="Arial" w:hAnsi="Arial" w:cs="Arial"/>
        </w:rPr>
        <w:t>n</w:t>
      </w:r>
      <w:r w:rsidR="00B161D1">
        <w:rPr>
          <w:rFonts w:ascii="Arial" w:hAnsi="Arial" w:cs="Arial"/>
        </w:rPr>
        <w:t>icot</w:t>
      </w:r>
      <w:r w:rsidR="0063575C">
        <w:rPr>
          <w:rFonts w:ascii="Arial" w:hAnsi="Arial" w:cs="Arial"/>
        </w:rPr>
        <w:t>i</w:t>
      </w:r>
      <w:r w:rsidR="00B161D1">
        <w:rPr>
          <w:rFonts w:ascii="Arial" w:hAnsi="Arial" w:cs="Arial"/>
        </w:rPr>
        <w:t xml:space="preserve">namide, </w:t>
      </w:r>
      <w:r w:rsidR="00B161D1" w:rsidRPr="00B161D1">
        <w:rPr>
          <w:rFonts w:ascii="Arial" w:hAnsi="Arial" w:cs="Arial"/>
        </w:rPr>
        <w:t>tenovin-6, tubacin and PCI24781</w:t>
      </w:r>
      <w:r w:rsidR="00B161D1">
        <w:rPr>
          <w:rFonts w:ascii="Arial" w:hAnsi="Arial" w:cs="Arial"/>
        </w:rPr>
        <w:t xml:space="preserve">. </w:t>
      </w:r>
      <w:r w:rsidR="00573CF8" w:rsidRPr="00573CF8">
        <w:rPr>
          <w:rFonts w:ascii="Arial" w:hAnsi="Arial" w:cs="Arial"/>
        </w:rPr>
        <w:t xml:space="preserve">Interestingly, </w:t>
      </w:r>
      <w:r w:rsidR="00573CF8">
        <w:rPr>
          <w:rFonts w:ascii="Arial" w:hAnsi="Arial" w:cs="Arial"/>
        </w:rPr>
        <w:t xml:space="preserve">even though </w:t>
      </w:r>
      <w:r w:rsidR="00573CF8" w:rsidRPr="00573CF8">
        <w:rPr>
          <w:rFonts w:ascii="Arial" w:hAnsi="Arial" w:cs="Arial"/>
        </w:rPr>
        <w:t xml:space="preserve">the experimental proteomics data was not phase specific, we observed the highest overlap with CAROM predictions in the G2 phase of the cell cycle </w:t>
      </w:r>
      <w:r w:rsidR="00636742">
        <w:rPr>
          <w:rFonts w:ascii="Arial" w:hAnsi="Arial" w:cs="Arial"/>
        </w:rPr>
        <w:t>(hyper</w:t>
      </w:r>
      <w:r w:rsidR="001F42BE">
        <w:rPr>
          <w:rFonts w:ascii="Arial" w:hAnsi="Arial" w:cs="Arial"/>
        </w:rPr>
        <w:t>-</w:t>
      </w:r>
      <w:r w:rsidR="00636742">
        <w:rPr>
          <w:rFonts w:ascii="Arial" w:hAnsi="Arial" w:cs="Arial"/>
        </w:rPr>
        <w:t>geometric p-value &lt; 10</w:t>
      </w:r>
      <w:r w:rsidR="00636742" w:rsidRPr="00636742">
        <w:rPr>
          <w:rFonts w:ascii="Arial" w:hAnsi="Arial" w:cs="Arial"/>
          <w:vertAlign w:val="superscript"/>
        </w:rPr>
        <w:t>-10</w:t>
      </w:r>
      <w:r w:rsidR="00636742">
        <w:rPr>
          <w:rFonts w:ascii="Arial" w:hAnsi="Arial" w:cs="Arial"/>
        </w:rPr>
        <w:t xml:space="preserve"> for all four drugs)</w:t>
      </w:r>
      <w:r w:rsidR="00B161D1">
        <w:rPr>
          <w:rFonts w:ascii="Arial" w:hAnsi="Arial" w:cs="Arial"/>
        </w:rPr>
        <w:t xml:space="preserve"> suggesting that growth inhibition occurs in this phase</w:t>
      </w:r>
      <w:r w:rsidR="0063575C">
        <w:rPr>
          <w:rFonts w:ascii="Arial" w:hAnsi="Arial" w:cs="Arial"/>
        </w:rPr>
        <w:t xml:space="preserve"> (Figure 4D)</w:t>
      </w:r>
      <w:r w:rsidR="00B161D1">
        <w:rPr>
          <w:rFonts w:ascii="Arial" w:hAnsi="Arial" w:cs="Arial"/>
        </w:rPr>
        <w:t xml:space="preserve">. This is consistent with data from </w:t>
      </w:r>
      <w:r w:rsidR="00521D61">
        <w:rPr>
          <w:rFonts w:ascii="Arial" w:hAnsi="Arial" w:cs="Arial"/>
        </w:rPr>
        <w:t>n</w:t>
      </w:r>
      <w:r w:rsidR="00D44320">
        <w:rPr>
          <w:rFonts w:ascii="Arial" w:hAnsi="Arial" w:cs="Arial"/>
        </w:rPr>
        <w:t xml:space="preserve">icotinamide treatment in various mammalian cell types </w:t>
      </w:r>
      <w:r w:rsidR="00B161D1">
        <w:rPr>
          <w:rFonts w:ascii="Arial" w:hAnsi="Arial" w:cs="Arial"/>
        </w:rPr>
        <w:t xml:space="preserve">that </w:t>
      </w:r>
      <w:r w:rsidR="00573CF8">
        <w:rPr>
          <w:rFonts w:ascii="Arial" w:hAnsi="Arial" w:cs="Arial"/>
        </w:rPr>
        <w:t xml:space="preserve">have observed </w:t>
      </w:r>
      <w:r w:rsidR="00B161D1">
        <w:rPr>
          <w:rFonts w:ascii="Arial" w:hAnsi="Arial" w:cs="Arial"/>
        </w:rPr>
        <w:t>growth arrest at G</w:t>
      </w:r>
      <w:r w:rsidR="00D44320">
        <w:rPr>
          <w:rFonts w:ascii="Arial" w:hAnsi="Arial" w:cs="Arial"/>
        </w:rPr>
        <w:t>2</w:t>
      </w:r>
      <w:r w:rsidR="006D122A">
        <w:rPr>
          <w:rFonts w:ascii="Arial" w:hAnsi="Arial" w:cs="Arial"/>
        </w:rPr>
        <w:t xml:space="preserve"> </w:t>
      </w:r>
      <w:r w:rsidR="00B90661">
        <w:rPr>
          <w:rFonts w:ascii="Arial" w:hAnsi="Arial" w:cs="Arial"/>
        </w:rPr>
        <w:fldChar w:fldCharType="begin" w:fldLock="1"/>
      </w:r>
      <w:r w:rsidR="009813A7">
        <w:rPr>
          <w:rFonts w:ascii="Arial" w:hAnsi="Arial" w:cs="Arial"/>
        </w:rPr>
        <w:instrText>ADDIN CSL_CITATION {"citationItems":[{"id":"ITEM-1","itemData":{"DOI":"10.1038/s41598-017-03322-7","ISSN":"20452322","PMID":"28615672","abstract":"Triple negative breast cancer (TNBC) is characterized by an aggressive biological behavior in the absence of a specific target agent. Nicotinamide has recently been proven to be a novel therapeutic agent for skin tumors in an ONTRAC trial. We performed combinatory transcriptomic and in-depth proteomic analyses to characterize the network of molecular interactions in TNBC cells treated with nicotinamide. The multi-omic profiles revealed that nicotinamide drives significant functional alterations related to major cellular pathways, including the cell cycle, DNA replication, apoptosis and DNA damage repair. We further elaborated the global interaction networks of molecular events via nicotinamide-inducible expression changes at the mRNA and functional protein levels. This approach indicated that nicotinamide treatment rewires interaction networks toward dysfunction in DNA damage repair and away from a pro-growth state in TNBC. To our knowledge, the high-resolution network interactions identified in the present study provide the first evidence to comprehensively support the hypothesis of nicotinamide as a novel therapeutic agent in TNBC.","author":[{"dropping-particle":"","family":"Kim","given":"Ji Young","non-dropping-particle":"","parse-names":false,"suffix":""},{"dropping-particle":"","family":"Lee","given":"Hyebin","non-dropping-particle":"","parse-names":false,"suffix":""},{"dropping-particle":"","family":"Woo","given":"Jongmin","non-dropping-particle":"","parse-names":false,"suffix":""},{"dropping-particle":"","family":"Yue","given":"Wang","non-dropping-particle":"","parse-names":false,"suffix":""},{"dropping-particle":"","family":"Kim","given":"Kwangsoo","non-dropping-particle":"","parse-names":false,"suffix":""},{"dropping-particle":"","family":"Choi","given":"Seongmin","non-dropping-particle":"","parse-names":false,"suffix":""},{"dropping-particle":"","family":"Jang","given":"Ja June","non-dropping-particle":"","parse-names":false,"suffix":""},{"dropping-particle":"","family":"Kim","given":"Youngsoo","non-dropping-particle":"","parse-names":false,"suffix":""},{"dropping-particle":"","family":"Park","given":"In Ae","non-dropping-particle":"","parse-names":false,"suffix":""},{"dropping-particle":"","family":"Han","given":"Dohyun","non-dropping-particle":"","parse-names":false,"suffix":""},{"dropping-particle":"","family":"Ryu","given":"Han Suk","non-dropping-particle":"","parse-names":false,"suffix":""}],"container-title":"Scientific Reports","id":"ITEM-1","issued":{"date-parts":[["2017"]]},"title":"Reconstruction of pathway modification induced by nicotinamide using multi-omic network analyses in triple negative breast cancer","type":"article-journal"},"uris":["http://www.mendeley.com/documents/?uuid=dedeb876-380f-4988-8adb-1c47d1b11eda"]},{"id":"ITEM-2","itemData":{"DOI":"10.2147/CMAR.S229395","ISSN":"11791322","abstract":"Purpose: The present study aimed to examine the effects of nicotinamide (NAM) on cervical cancer-associated fibroblasts (CAF) for its in vitro efficacy, gross inhibition, and mechanism of inhibition. Methods: The fibroblasts were treated with pre-specified concentrations of NAM followed by measurement of the cell proliferation using CCK-8 assay. The production of reactive oxygen species (ROS) was measured by 2ʹ,7ʹ-Dichlorofluorescin diacetate. We further investigated the apoptosis by flow cytometry using Annexin-V. We employed JC-1 assay to detect changes in the potential of the mitochondrial membrane. We further determined the expression of apoptotic genes was measured using qRT-PCR. And lastly, cell cycle experiments were conducted to determine the influence of NAM on arresting the growth of CAF in a cell cycle. Results: Our study showed that NAM was able to reduce fibroblasts viability. We specifically observed a significantly increased intracellular ROS with resultant exhaustion of cellular antioxidant defense machinery, including reduced glutathione (GSH). We further observed the involvement of mitochondrial pathway in the NAM induced apoptosis of fibroblasts. Conclusion: Our study supports the therapeutic potential of NAM for the treatment of cervical cancer and necessitates a further investigation of the reported findings.","author":[{"dropping-particle":"","family":"Hassan","given":"Reem N.","non-dropping-particle":"","parse-names":false,"suffix":""},{"dropping-particle":"","family":"Luo","given":"Hualei","non-dropping-particle":"","parse-names":false,"suffix":""},{"dropping-particle":"","family":"Jiang","given":"Weiying","non-dropping-particle":"","parse-names":false,"suffix":""}],"container-title":"Cancer Management and Research","id":"ITEM-2","issued":{"date-parts":[["2020"]]},"title":"Effects of nicotinamide on cervical cancer-derived fibroblasts: Evidence for therapeutic potential","type":"article-journal"},"uris":["http://www.mendeley.com/documents/?uuid=e928ca80-2c32-4127-96d1-1369a256d8da"]},{"id":"ITEM-3","itemData":{"DOI":"10.1023/A:1021651811345","ISSN":"03008177","PMID":"12619896","abstract":"Poly(ADP-ribose) polymerase (PARP), which is activated by DNA strand breaks, is involved in DNA repair and replication but, during apoptosis, undergoes early caspase-mediated cleavage. Activation of programmed cell death in response to DNA damage may rely on functional p53 protein. Tumor cells are commonly deficient in this oncogene product resulting in resistance to many cytostatic drugs. Here we report that nicotinamide-induced inhibition of poly(ADP-ribosyl)ation and cytokine-induced nitric oxide production both result in a transient increase in p53 levels in pancreatic tumor RINm5F cells. These treatments also induce disruption of the mitochondrial membrane potential (ΔΨm), as revealed using the mitochondrial probe JC-1, followed by PARP cleavage and apoptosis all of which are inhibited by the anti-apoptotic protein Bcl-2. Moreover, PARP-inhibition by nicotinamide or 3-aminobenzamide induces apoptosis and/or cell cycle arrest at the G2 checkpoint in all of four tested tumor cell lines of both mesenchymal and epithelial origin including mouse NIH-3T3 cells and p53 deficient human HeLa and Jurkat cells. Bcl-2 counteracts cytokine-, but not nicotinamide-induced G2 arrest. These findings indicate that both chemical and caspase-mediated inhibition of PARP activity, possibly by interfering with DNA replication and repair, may promote a p53-independent G2 arrest and apoptosis.","author":[{"dropping-particle":"","family":"Saldeen","given":"Johan","non-dropping-particle":"","parse-names":false,"suffix":""},{"dropping-particle":"","family":"Tillmar","given":"Linda","non-dropping-particle":"","parse-names":false,"suffix":""},{"dropping-particle":"","family":"Karlsson","given":"Ella","non-dropping-particle":"","parse-names":false,"suffix":""},{"dropping-particle":"","family":"Welsh","given":"Nils","non-dropping-particle":"","parse-names":false,"suffix":""}],"container-title":"Molecular and Cellular Biochemistry","id":"ITEM-3","issued":{"date-parts":[["2003"]]},"title":"Nicotinamide- and caspase-mediated inhibition of poly(ADP-ribose) polymerase are associated with p53-independent cell cycle (G2) arrest and apoptosis","type":"article-journal"},"uris":["http://www.mendeley.com/documents/?uuid=3a307148-34e7-481b-9dab-8c8da9c51205"]}],"mendeley":{"formattedCitation":"[59–61]","plainTextFormattedCitation":"[59–61]","previouslyFormattedCitation":"[59–61]"},"properties":{"noteIndex":0},"schema":"https://github.com/citation-style-language/schema/raw/master/csl-citation.json"}</w:instrText>
      </w:r>
      <w:r w:rsidR="00B90661">
        <w:rPr>
          <w:rFonts w:ascii="Arial" w:hAnsi="Arial" w:cs="Arial"/>
        </w:rPr>
        <w:fldChar w:fldCharType="separate"/>
      </w:r>
      <w:r w:rsidR="00B90661" w:rsidRPr="00B90661">
        <w:rPr>
          <w:rFonts w:ascii="Arial" w:hAnsi="Arial" w:cs="Arial"/>
          <w:noProof/>
        </w:rPr>
        <w:t>[59–61]</w:t>
      </w:r>
      <w:r w:rsidR="00B90661">
        <w:rPr>
          <w:rFonts w:ascii="Arial" w:hAnsi="Arial" w:cs="Arial"/>
        </w:rPr>
        <w:fldChar w:fldCharType="end"/>
      </w:r>
      <w:r w:rsidR="00B161D1">
        <w:rPr>
          <w:rFonts w:ascii="Arial" w:hAnsi="Arial" w:cs="Arial"/>
        </w:rPr>
        <w:t xml:space="preserve">. </w:t>
      </w:r>
      <w:bookmarkStart w:id="16" w:name="_Hlk66973742"/>
      <w:r w:rsidR="008D25A4">
        <w:rPr>
          <w:rFonts w:ascii="Arial" w:hAnsi="Arial" w:cs="Arial"/>
        </w:rPr>
        <w:t>In sum, t</w:t>
      </w:r>
      <w:r w:rsidR="00175294">
        <w:rPr>
          <w:rFonts w:ascii="Arial" w:hAnsi="Arial" w:cs="Arial"/>
        </w:rPr>
        <w:t>hese results show that CAROM can accurately forecast regulation by PTMs in novel conditions.</w:t>
      </w:r>
      <w:bookmarkEnd w:id="16"/>
    </w:p>
    <w:p w14:paraId="6C2EA8FA" w14:textId="77777777" w:rsidR="008D1E6B" w:rsidRDefault="008D1E6B" w:rsidP="00953A5C">
      <w:pPr>
        <w:spacing w:after="0" w:line="276" w:lineRule="auto"/>
        <w:rPr>
          <w:rFonts w:ascii="Arial" w:hAnsi="Arial" w:cs="Arial"/>
        </w:rPr>
      </w:pPr>
    </w:p>
    <w:p w14:paraId="7347F5FC" w14:textId="423646C6" w:rsidR="00D526A4" w:rsidRDefault="000E1B3E" w:rsidP="003771D8">
      <w:pPr>
        <w:rPr>
          <w:rFonts w:ascii="Arial" w:hAnsi="Arial" w:cs="Arial"/>
        </w:rPr>
      </w:pPr>
      <w:commentRangeStart w:id="17"/>
      <w:r>
        <w:rPr>
          <w:rFonts w:ascii="Arial" w:hAnsi="Arial" w:cs="Arial"/>
          <w:noProof/>
        </w:rPr>
        <w:lastRenderedPageBreak/>
        <w:drawing>
          <wp:inline distT="0" distB="0" distL="0" distR="0" wp14:anchorId="56AFE4F3" wp14:editId="6BC5E71D">
            <wp:extent cx="3657600" cy="70317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7031789"/>
                    </a:xfrm>
                    <a:prstGeom prst="rect">
                      <a:avLst/>
                    </a:prstGeom>
                    <a:noFill/>
                  </pic:spPr>
                </pic:pic>
              </a:graphicData>
            </a:graphic>
          </wp:inline>
        </w:drawing>
      </w:r>
      <w:commentRangeEnd w:id="17"/>
      <w:r w:rsidR="003F0D31">
        <w:rPr>
          <w:rStyle w:val="CommentReference"/>
        </w:rPr>
        <w:commentReference w:id="17"/>
      </w:r>
    </w:p>
    <w:p w14:paraId="246DDEA3" w14:textId="3F27FCD3" w:rsidR="00D526A4" w:rsidRPr="00900BE7" w:rsidRDefault="004B2A0B" w:rsidP="00D526A4">
      <w:pPr>
        <w:rPr>
          <w:rFonts w:ascii="Times New Roman" w:hAnsi="Times New Roman" w:cs="Times New Roman"/>
        </w:rPr>
      </w:pPr>
      <w:r w:rsidRPr="00900BE7">
        <w:rPr>
          <w:rFonts w:ascii="Times New Roman" w:hAnsi="Times New Roman" w:cs="Times New Roman"/>
          <w:b/>
          <w:bCs/>
          <w:sz w:val="20"/>
          <w:szCs w:val="20"/>
        </w:rPr>
        <w:t>Figure</w:t>
      </w:r>
      <w:r w:rsidR="004C4F0C" w:rsidRPr="00900BE7">
        <w:rPr>
          <w:rFonts w:ascii="Times New Roman" w:hAnsi="Times New Roman" w:cs="Times New Roman"/>
          <w:b/>
          <w:bCs/>
          <w:sz w:val="20"/>
          <w:szCs w:val="20"/>
        </w:rPr>
        <w:t xml:space="preserve"> </w:t>
      </w:r>
      <w:r w:rsidR="00097EA3">
        <w:rPr>
          <w:rFonts w:ascii="Times New Roman" w:hAnsi="Times New Roman" w:cs="Times New Roman"/>
          <w:b/>
          <w:bCs/>
          <w:sz w:val="20"/>
          <w:szCs w:val="20"/>
        </w:rPr>
        <w:t>4</w:t>
      </w:r>
      <w:r w:rsidRPr="00900BE7">
        <w:rPr>
          <w:rFonts w:ascii="Times New Roman" w:hAnsi="Times New Roman" w:cs="Times New Roman"/>
          <w:b/>
          <w:bCs/>
          <w:sz w:val="20"/>
          <w:szCs w:val="20"/>
        </w:rPr>
        <w:t>:</w:t>
      </w:r>
      <w:r w:rsidR="00900BE7">
        <w:rPr>
          <w:rFonts w:ascii="Times New Roman" w:hAnsi="Times New Roman" w:cs="Times New Roman"/>
          <w:sz w:val="20"/>
          <w:szCs w:val="20"/>
        </w:rPr>
        <w:t xml:space="preserve"> </w:t>
      </w:r>
      <w:r w:rsidRPr="00900BE7">
        <w:rPr>
          <w:rFonts w:ascii="Times New Roman" w:hAnsi="Times New Roman" w:cs="Times New Roman"/>
        </w:rPr>
        <w:t xml:space="preserve"> </w:t>
      </w:r>
      <w:r w:rsidR="00900BE7" w:rsidRPr="00900BE7">
        <w:rPr>
          <w:rFonts w:ascii="Times New Roman" w:hAnsi="Times New Roman" w:cs="Times New Roman"/>
          <w:b/>
          <w:bCs/>
          <w:sz w:val="20"/>
          <w:szCs w:val="20"/>
        </w:rPr>
        <w:t xml:space="preserve">Construction and validation of the </w:t>
      </w:r>
      <w:r w:rsidR="008E5003">
        <w:rPr>
          <w:rFonts w:ascii="Times New Roman" w:hAnsi="Times New Roman" w:cs="Times New Roman"/>
          <w:b/>
          <w:bCs/>
          <w:sz w:val="20"/>
          <w:szCs w:val="20"/>
        </w:rPr>
        <w:t>ML</w:t>
      </w:r>
      <w:r w:rsidR="00900BE7" w:rsidRPr="00900BE7">
        <w:rPr>
          <w:rFonts w:ascii="Times New Roman" w:hAnsi="Times New Roman" w:cs="Times New Roman"/>
          <w:b/>
          <w:bCs/>
          <w:sz w:val="20"/>
          <w:szCs w:val="20"/>
        </w:rPr>
        <w:t xml:space="preserve"> model</w:t>
      </w:r>
      <w:r w:rsidR="00900BE7" w:rsidRPr="00900BE7">
        <w:rPr>
          <w:rFonts w:ascii="Times New Roman" w:hAnsi="Times New Roman" w:cs="Times New Roman"/>
          <w:sz w:val="20"/>
          <w:szCs w:val="20"/>
        </w:rPr>
        <w:t xml:space="preserve"> </w:t>
      </w:r>
      <w:r w:rsidRPr="00416907">
        <w:rPr>
          <w:rFonts w:ascii="Times New Roman" w:hAnsi="Times New Roman" w:cs="Times New Roman"/>
          <w:b/>
          <w:bCs/>
          <w:sz w:val="20"/>
          <w:szCs w:val="20"/>
        </w:rPr>
        <w:t>A</w:t>
      </w:r>
      <w:r w:rsidRPr="00900BE7">
        <w:rPr>
          <w:rFonts w:ascii="Times New Roman" w:hAnsi="Times New Roman" w:cs="Times New Roman"/>
          <w:sz w:val="20"/>
          <w:szCs w:val="20"/>
        </w:rPr>
        <w:t xml:space="preserve">. </w:t>
      </w:r>
      <w:r w:rsidR="00771E6A" w:rsidRPr="00900BE7">
        <w:rPr>
          <w:rFonts w:ascii="Times New Roman" w:hAnsi="Times New Roman" w:cs="Times New Roman"/>
          <w:sz w:val="20"/>
          <w:szCs w:val="20"/>
        </w:rPr>
        <w:t>T</w:t>
      </w:r>
      <w:r w:rsidRPr="00900BE7">
        <w:rPr>
          <w:rFonts w:ascii="Times New Roman" w:hAnsi="Times New Roman" w:cs="Times New Roman"/>
          <w:sz w:val="20"/>
          <w:szCs w:val="20"/>
        </w:rPr>
        <w:t xml:space="preserve">able of </w:t>
      </w:r>
      <w:r w:rsidR="00771E6A" w:rsidRPr="00900BE7">
        <w:rPr>
          <w:rFonts w:ascii="Times New Roman" w:hAnsi="Times New Roman" w:cs="Times New Roman"/>
          <w:sz w:val="20"/>
          <w:szCs w:val="20"/>
        </w:rPr>
        <w:t xml:space="preserve">inputs for </w:t>
      </w:r>
      <w:r w:rsidRPr="00900BE7">
        <w:rPr>
          <w:rFonts w:ascii="Times New Roman" w:hAnsi="Times New Roman" w:cs="Times New Roman"/>
          <w:sz w:val="20"/>
          <w:szCs w:val="20"/>
        </w:rPr>
        <w:t xml:space="preserve">the ML </w:t>
      </w:r>
      <w:r w:rsidR="00771E6A" w:rsidRPr="00900BE7">
        <w:rPr>
          <w:rFonts w:ascii="Times New Roman" w:hAnsi="Times New Roman" w:cs="Times New Roman"/>
          <w:sz w:val="20"/>
          <w:szCs w:val="20"/>
        </w:rPr>
        <w:t>model</w:t>
      </w:r>
      <w:r w:rsidRPr="00900BE7">
        <w:rPr>
          <w:rFonts w:ascii="Times New Roman" w:hAnsi="Times New Roman" w:cs="Times New Roman"/>
          <w:sz w:val="20"/>
          <w:szCs w:val="20"/>
        </w:rPr>
        <w:t xml:space="preserve">. The </w:t>
      </w:r>
      <w:r w:rsidR="00771E6A" w:rsidRPr="00900BE7">
        <w:rPr>
          <w:rFonts w:ascii="Times New Roman" w:hAnsi="Times New Roman" w:cs="Times New Roman"/>
          <w:sz w:val="20"/>
          <w:szCs w:val="20"/>
        </w:rPr>
        <w:t xml:space="preserve">input </w:t>
      </w:r>
      <w:r w:rsidRPr="00900BE7">
        <w:rPr>
          <w:rFonts w:ascii="Times New Roman" w:hAnsi="Times New Roman" w:cs="Times New Roman"/>
          <w:sz w:val="20"/>
          <w:szCs w:val="20"/>
        </w:rPr>
        <w:t xml:space="preserve">features </w:t>
      </w:r>
      <w:r w:rsidR="00771E6A" w:rsidRPr="00900BE7">
        <w:rPr>
          <w:rFonts w:ascii="Times New Roman" w:hAnsi="Times New Roman" w:cs="Times New Roman"/>
          <w:sz w:val="20"/>
          <w:szCs w:val="20"/>
        </w:rPr>
        <w:t xml:space="preserve">comprise </w:t>
      </w:r>
      <w:r w:rsidRPr="00900BE7">
        <w:rPr>
          <w:rFonts w:ascii="Times New Roman" w:hAnsi="Times New Roman" w:cs="Times New Roman"/>
          <w:sz w:val="20"/>
          <w:szCs w:val="20"/>
        </w:rPr>
        <w:t xml:space="preserve">13 gene, </w:t>
      </w:r>
      <w:proofErr w:type="gramStart"/>
      <w:r w:rsidRPr="00900BE7">
        <w:rPr>
          <w:rFonts w:ascii="Times New Roman" w:hAnsi="Times New Roman" w:cs="Times New Roman"/>
          <w:sz w:val="20"/>
          <w:szCs w:val="20"/>
        </w:rPr>
        <w:t>reaction</w:t>
      </w:r>
      <w:proofErr w:type="gramEnd"/>
      <w:r w:rsidRPr="00900BE7">
        <w:rPr>
          <w:rFonts w:ascii="Times New Roman" w:hAnsi="Times New Roman" w:cs="Times New Roman"/>
          <w:sz w:val="20"/>
          <w:szCs w:val="20"/>
        </w:rPr>
        <w:t xml:space="preserve"> and enzyme properties. The target column includes the post-translational modification class. Each gene-reaction pair is marked as either phosphorylated, </w:t>
      </w:r>
      <w:r w:rsidR="000D0695" w:rsidRPr="00900BE7">
        <w:rPr>
          <w:rFonts w:ascii="Times New Roman" w:hAnsi="Times New Roman" w:cs="Times New Roman"/>
          <w:sz w:val="20"/>
          <w:szCs w:val="20"/>
        </w:rPr>
        <w:t>acetylated</w:t>
      </w:r>
      <w:r w:rsidR="00FB764B">
        <w:rPr>
          <w:rFonts w:ascii="Times New Roman" w:hAnsi="Times New Roman" w:cs="Times New Roman"/>
          <w:sz w:val="20"/>
          <w:szCs w:val="20"/>
        </w:rPr>
        <w:t>,</w:t>
      </w:r>
      <w:r w:rsidR="000D0695" w:rsidRPr="00900BE7">
        <w:rPr>
          <w:rFonts w:ascii="Times New Roman" w:hAnsi="Times New Roman" w:cs="Times New Roman"/>
          <w:sz w:val="20"/>
          <w:szCs w:val="20"/>
        </w:rPr>
        <w:t xml:space="preserve"> </w:t>
      </w:r>
      <w:r w:rsidR="000D0695">
        <w:rPr>
          <w:rFonts w:ascii="Times New Roman" w:hAnsi="Times New Roman" w:cs="Times New Roman"/>
          <w:sz w:val="20"/>
          <w:szCs w:val="20"/>
        </w:rPr>
        <w:t xml:space="preserve">or </w:t>
      </w:r>
      <w:r w:rsidRPr="00900BE7">
        <w:rPr>
          <w:rFonts w:ascii="Times New Roman" w:hAnsi="Times New Roman" w:cs="Times New Roman"/>
          <w:sz w:val="20"/>
          <w:szCs w:val="20"/>
        </w:rPr>
        <w:t>unregulated</w:t>
      </w:r>
      <w:r w:rsidR="000D0695">
        <w:rPr>
          <w:rFonts w:ascii="Times New Roman" w:hAnsi="Times New Roman" w:cs="Times New Roman"/>
          <w:sz w:val="20"/>
          <w:szCs w:val="20"/>
        </w:rPr>
        <w:t xml:space="preserve"> by PTMs</w:t>
      </w:r>
      <w:r w:rsidRPr="00900BE7">
        <w:rPr>
          <w:rFonts w:ascii="Times New Roman" w:hAnsi="Times New Roman" w:cs="Times New Roman"/>
          <w:sz w:val="20"/>
          <w:szCs w:val="20"/>
        </w:rPr>
        <w:t xml:space="preserve">. </w:t>
      </w:r>
      <w:r w:rsidRPr="00416907">
        <w:rPr>
          <w:rFonts w:ascii="Times New Roman" w:hAnsi="Times New Roman" w:cs="Times New Roman"/>
          <w:b/>
          <w:bCs/>
          <w:sz w:val="20"/>
          <w:szCs w:val="20"/>
        </w:rPr>
        <w:t>B</w:t>
      </w:r>
      <w:r w:rsidRPr="00900BE7">
        <w:rPr>
          <w:rFonts w:ascii="Times New Roman" w:hAnsi="Times New Roman" w:cs="Times New Roman"/>
          <w:sz w:val="20"/>
          <w:szCs w:val="20"/>
        </w:rPr>
        <w:t xml:space="preserve">. A </w:t>
      </w:r>
      <w:r w:rsidR="00771E6A" w:rsidRPr="00900BE7">
        <w:rPr>
          <w:rFonts w:ascii="Times New Roman" w:hAnsi="Times New Roman" w:cs="Times New Roman"/>
          <w:sz w:val="20"/>
          <w:szCs w:val="20"/>
        </w:rPr>
        <w:t xml:space="preserve">single </w:t>
      </w:r>
      <w:r w:rsidRPr="00900BE7">
        <w:rPr>
          <w:rFonts w:ascii="Times New Roman" w:hAnsi="Times New Roman" w:cs="Times New Roman"/>
          <w:sz w:val="20"/>
          <w:szCs w:val="20"/>
        </w:rPr>
        <w:t xml:space="preserve">decision tree model was </w:t>
      </w:r>
      <w:r w:rsidR="00771E6A" w:rsidRPr="00900BE7">
        <w:rPr>
          <w:rFonts w:ascii="Times New Roman" w:hAnsi="Times New Roman" w:cs="Times New Roman"/>
          <w:sz w:val="20"/>
          <w:szCs w:val="20"/>
        </w:rPr>
        <w:t xml:space="preserve">built by </w:t>
      </w:r>
      <w:r w:rsidRPr="00900BE7">
        <w:rPr>
          <w:rFonts w:ascii="Times New Roman" w:hAnsi="Times New Roman" w:cs="Times New Roman"/>
          <w:sz w:val="20"/>
          <w:szCs w:val="20"/>
        </w:rPr>
        <w:t>train</w:t>
      </w:r>
      <w:r w:rsidR="00771E6A" w:rsidRPr="00900BE7">
        <w:rPr>
          <w:rFonts w:ascii="Times New Roman" w:hAnsi="Times New Roman" w:cs="Times New Roman"/>
          <w:sz w:val="20"/>
          <w:szCs w:val="20"/>
        </w:rPr>
        <w:t>ing</w:t>
      </w:r>
      <w:r w:rsidRPr="00900BE7">
        <w:rPr>
          <w:rFonts w:ascii="Times New Roman" w:hAnsi="Times New Roman" w:cs="Times New Roman"/>
          <w:sz w:val="20"/>
          <w:szCs w:val="20"/>
        </w:rPr>
        <w:t xml:space="preserve"> on the entire CAROM dataset </w:t>
      </w:r>
      <w:r w:rsidR="00771E6A" w:rsidRPr="00900BE7">
        <w:rPr>
          <w:rFonts w:ascii="Times New Roman" w:hAnsi="Times New Roman" w:cs="Times New Roman"/>
          <w:sz w:val="20"/>
          <w:szCs w:val="20"/>
        </w:rPr>
        <w:t xml:space="preserve">across all organisms. The complexity of the tree was constrained by limiting the tree depth to enable ease of interpretation and </w:t>
      </w:r>
      <w:r w:rsidRPr="00900BE7">
        <w:rPr>
          <w:rFonts w:ascii="Times New Roman" w:hAnsi="Times New Roman" w:cs="Times New Roman"/>
          <w:sz w:val="20"/>
          <w:szCs w:val="20"/>
        </w:rPr>
        <w:t>visualization.</w:t>
      </w:r>
      <w:r w:rsidR="00771E6A" w:rsidRPr="00900BE7">
        <w:rPr>
          <w:rFonts w:ascii="Times New Roman" w:hAnsi="Times New Roman" w:cs="Times New Roman"/>
          <w:sz w:val="20"/>
          <w:szCs w:val="20"/>
        </w:rPr>
        <w:t xml:space="preserve"> The XGBoost model is made of an ensemble of such decision trees.</w:t>
      </w:r>
      <w:r w:rsidRPr="00900BE7">
        <w:rPr>
          <w:rFonts w:ascii="Times New Roman" w:hAnsi="Times New Roman" w:cs="Times New Roman"/>
          <w:sz w:val="20"/>
          <w:szCs w:val="20"/>
        </w:rPr>
        <w:t xml:space="preserve"> </w:t>
      </w:r>
      <w:r w:rsidRPr="00416907">
        <w:rPr>
          <w:rFonts w:ascii="Times New Roman" w:hAnsi="Times New Roman" w:cs="Times New Roman"/>
          <w:b/>
          <w:bCs/>
          <w:sz w:val="20"/>
          <w:szCs w:val="20"/>
        </w:rPr>
        <w:t>C</w:t>
      </w:r>
      <w:r w:rsidRPr="00900BE7">
        <w:rPr>
          <w:rFonts w:ascii="Times New Roman" w:hAnsi="Times New Roman" w:cs="Times New Roman"/>
          <w:sz w:val="20"/>
          <w:szCs w:val="20"/>
        </w:rPr>
        <w:t xml:space="preserve">. The results from the XGBoost model from 5-fold cross validation are shown in the bar graph (left) with the </w:t>
      </w:r>
      <w:r w:rsidRPr="00900BE7">
        <w:rPr>
          <w:rFonts w:ascii="Times New Roman" w:hAnsi="Times New Roman" w:cs="Times New Roman"/>
          <w:sz w:val="20"/>
          <w:szCs w:val="20"/>
        </w:rPr>
        <w:lastRenderedPageBreak/>
        <w:t xml:space="preserve">standard deviations represented by the error bars. The cross-validation results are also shown in the confusion matrix. </w:t>
      </w:r>
      <w:r w:rsidR="00D53C69" w:rsidRPr="00D53C69">
        <w:rPr>
          <w:rFonts w:ascii="Times New Roman" w:hAnsi="Times New Roman" w:cs="Times New Roman"/>
          <w:b/>
          <w:bCs/>
          <w:sz w:val="20"/>
          <w:szCs w:val="20"/>
        </w:rPr>
        <w:t>D.</w:t>
      </w:r>
      <w:r w:rsidR="00D53C69">
        <w:rPr>
          <w:rFonts w:ascii="Times New Roman" w:hAnsi="Times New Roman" w:cs="Times New Roman"/>
          <w:sz w:val="20"/>
          <w:szCs w:val="20"/>
        </w:rPr>
        <w:t xml:space="preserve"> </w:t>
      </w:r>
      <w:r w:rsidR="009B264C">
        <w:rPr>
          <w:rFonts w:ascii="Times New Roman" w:hAnsi="Times New Roman" w:cs="Times New Roman"/>
          <w:sz w:val="20"/>
          <w:szCs w:val="20"/>
        </w:rPr>
        <w:t xml:space="preserve">Comparison of model </w:t>
      </w:r>
      <w:r w:rsidRPr="00900BE7">
        <w:rPr>
          <w:rFonts w:ascii="Times New Roman" w:hAnsi="Times New Roman" w:cs="Times New Roman"/>
          <w:sz w:val="20"/>
          <w:szCs w:val="20"/>
        </w:rPr>
        <w:t xml:space="preserve">predictions for the </w:t>
      </w:r>
      <w:r w:rsidR="009B264C">
        <w:rPr>
          <w:rFonts w:ascii="Times New Roman" w:hAnsi="Times New Roman" w:cs="Times New Roman"/>
          <w:sz w:val="20"/>
          <w:szCs w:val="20"/>
        </w:rPr>
        <w:t xml:space="preserve">G1, </w:t>
      </w:r>
      <w:r w:rsidRPr="00900BE7">
        <w:rPr>
          <w:rFonts w:ascii="Times New Roman" w:hAnsi="Times New Roman" w:cs="Times New Roman"/>
          <w:sz w:val="20"/>
          <w:szCs w:val="20"/>
        </w:rPr>
        <w:t xml:space="preserve">S and G2 phases </w:t>
      </w:r>
      <w:r w:rsidR="00771E6A" w:rsidRPr="00900BE7">
        <w:rPr>
          <w:rFonts w:ascii="Times New Roman" w:hAnsi="Times New Roman" w:cs="Times New Roman"/>
          <w:sz w:val="20"/>
          <w:szCs w:val="20"/>
        </w:rPr>
        <w:t>of the cell cycle</w:t>
      </w:r>
      <w:r w:rsidR="009B264C">
        <w:rPr>
          <w:rFonts w:ascii="Times New Roman" w:hAnsi="Times New Roman" w:cs="Times New Roman"/>
          <w:sz w:val="20"/>
          <w:szCs w:val="20"/>
        </w:rPr>
        <w:t xml:space="preserve"> with experimental </w:t>
      </w:r>
      <w:r w:rsidR="00887BD2">
        <w:rPr>
          <w:rFonts w:ascii="Times New Roman" w:hAnsi="Times New Roman" w:cs="Times New Roman"/>
          <w:sz w:val="20"/>
          <w:szCs w:val="20"/>
        </w:rPr>
        <w:t>phosphor-</w:t>
      </w:r>
      <w:r w:rsidR="009B264C">
        <w:rPr>
          <w:rFonts w:ascii="Times New Roman" w:hAnsi="Times New Roman" w:cs="Times New Roman"/>
          <w:sz w:val="20"/>
          <w:szCs w:val="20"/>
        </w:rPr>
        <w:t>proteomics data for those phases</w:t>
      </w:r>
      <w:r w:rsidRPr="00900BE7">
        <w:rPr>
          <w:rFonts w:ascii="Times New Roman" w:hAnsi="Times New Roman" w:cs="Times New Roman"/>
          <w:sz w:val="20"/>
          <w:szCs w:val="20"/>
        </w:rPr>
        <w:t>.</w:t>
      </w:r>
      <w:r w:rsidR="009B264C">
        <w:rPr>
          <w:rFonts w:ascii="Times New Roman" w:hAnsi="Times New Roman" w:cs="Times New Roman"/>
          <w:sz w:val="20"/>
          <w:szCs w:val="20"/>
        </w:rPr>
        <w:t xml:space="preserve"> </w:t>
      </w:r>
      <w:r w:rsidR="009B264C" w:rsidRPr="009B264C">
        <w:rPr>
          <w:rFonts w:ascii="Times New Roman" w:hAnsi="Times New Roman" w:cs="Times New Roman"/>
          <w:b/>
          <w:bCs/>
          <w:sz w:val="20"/>
          <w:szCs w:val="20"/>
        </w:rPr>
        <w:t>E</w:t>
      </w:r>
      <w:r w:rsidR="009B264C">
        <w:rPr>
          <w:rFonts w:ascii="Times New Roman" w:hAnsi="Times New Roman" w:cs="Times New Roman"/>
          <w:sz w:val="20"/>
          <w:szCs w:val="20"/>
        </w:rPr>
        <w:t>. Comparison of cell cycle acetylation predictions with experimental acetylomics data from HeLa cells treated with pan-deacetylase inhibitors</w:t>
      </w:r>
      <w:r w:rsidR="00887BD2">
        <w:rPr>
          <w:rFonts w:ascii="Times New Roman" w:hAnsi="Times New Roman" w:cs="Times New Roman"/>
          <w:sz w:val="20"/>
          <w:szCs w:val="20"/>
        </w:rPr>
        <w:t>.</w:t>
      </w:r>
      <w:r w:rsidR="004C3DD6">
        <w:rPr>
          <w:rFonts w:ascii="Times New Roman" w:hAnsi="Times New Roman" w:cs="Times New Roman"/>
          <w:sz w:val="20"/>
          <w:szCs w:val="20"/>
        </w:rPr>
        <w:t xml:space="preserve"> </w:t>
      </w:r>
      <w:r w:rsidR="004C3DD6" w:rsidRPr="004C3DD6">
        <w:rPr>
          <w:rFonts w:ascii="Times New Roman" w:hAnsi="Times New Roman" w:cs="Times New Roman"/>
          <w:sz w:val="20"/>
          <w:szCs w:val="20"/>
        </w:rPr>
        <w:t>The number of unique acetylated genes for each group are displayed in parentheses. Within the table, the number of overlapping genes between each phase and drug is shown, along with the p-value of the hypergeometric test</w:t>
      </w:r>
      <w:r w:rsidR="00431A39">
        <w:rPr>
          <w:rFonts w:ascii="Times New Roman" w:hAnsi="Times New Roman" w:cs="Times New Roman"/>
          <w:sz w:val="20"/>
          <w:szCs w:val="20"/>
        </w:rPr>
        <w:t>.</w:t>
      </w:r>
      <w:r w:rsidRPr="00900BE7">
        <w:rPr>
          <w:rFonts w:ascii="Times New Roman" w:hAnsi="Times New Roman" w:cs="Times New Roman"/>
          <w:sz w:val="20"/>
          <w:szCs w:val="20"/>
        </w:rPr>
        <w:br/>
      </w:r>
      <w:r w:rsidRPr="00900BE7">
        <w:rPr>
          <w:rFonts w:ascii="Times New Roman" w:hAnsi="Times New Roman" w:cs="Times New Roman"/>
        </w:rPr>
        <w:t xml:space="preserve"> </w:t>
      </w:r>
    </w:p>
    <w:p w14:paraId="08C892C1" w14:textId="7A074C18" w:rsidR="00577119" w:rsidRDefault="00577119" w:rsidP="00D526A4">
      <w:pPr>
        <w:rPr>
          <w:rFonts w:ascii="Arial" w:hAnsi="Arial" w:cs="Arial"/>
        </w:rPr>
      </w:pPr>
      <w:r>
        <w:rPr>
          <w:rFonts w:ascii="Arial" w:hAnsi="Arial" w:cs="Arial"/>
          <w:b/>
          <w:bCs/>
        </w:rPr>
        <w:t>Interpreting the machine-learning model using Shapley analysis</w:t>
      </w:r>
    </w:p>
    <w:p w14:paraId="536E08ED" w14:textId="5AE2DEAE" w:rsidR="00754051" w:rsidRDefault="00D526A4" w:rsidP="00D526A4">
      <w:pPr>
        <w:rPr>
          <w:rFonts w:ascii="Arial" w:hAnsi="Arial" w:cs="Arial"/>
        </w:rPr>
      </w:pPr>
      <w:r w:rsidRPr="00D526A4">
        <w:rPr>
          <w:rFonts w:ascii="Arial" w:hAnsi="Arial" w:cs="Arial"/>
        </w:rPr>
        <w:t xml:space="preserve">To understand </w:t>
      </w:r>
      <w:r w:rsidR="00CD5A0D">
        <w:rPr>
          <w:rFonts w:ascii="Arial" w:hAnsi="Arial" w:cs="Arial"/>
        </w:rPr>
        <w:t xml:space="preserve">how </w:t>
      </w:r>
      <w:r w:rsidRPr="00D526A4">
        <w:rPr>
          <w:rFonts w:ascii="Arial" w:hAnsi="Arial" w:cs="Arial"/>
        </w:rPr>
        <w:t xml:space="preserve">the </w:t>
      </w:r>
      <w:r w:rsidR="00536EDA">
        <w:rPr>
          <w:rFonts w:ascii="Arial" w:hAnsi="Arial" w:cs="Arial"/>
        </w:rPr>
        <w:t xml:space="preserve">ML </w:t>
      </w:r>
      <w:r w:rsidRPr="00D526A4">
        <w:rPr>
          <w:rFonts w:ascii="Arial" w:hAnsi="Arial" w:cs="Arial"/>
        </w:rPr>
        <w:t>model predict</w:t>
      </w:r>
      <w:r w:rsidR="00CD5A0D">
        <w:rPr>
          <w:rFonts w:ascii="Arial" w:hAnsi="Arial" w:cs="Arial"/>
        </w:rPr>
        <w:t>ed</w:t>
      </w:r>
      <w:r w:rsidRPr="00D526A4">
        <w:rPr>
          <w:rFonts w:ascii="Arial" w:hAnsi="Arial" w:cs="Arial"/>
        </w:rPr>
        <w:t xml:space="preserve"> regulation by each PTM, we used a game-theoretic framework called Shapley analysis to quantify the contribution of each feature to the model accuracy </w:t>
      </w:r>
      <w:r w:rsidRPr="00D526A4">
        <w:rPr>
          <w:rFonts w:ascii="Arial" w:hAnsi="Arial" w:cs="Arial"/>
        </w:rPr>
        <w:fldChar w:fldCharType="begin" w:fldLock="1"/>
      </w:r>
      <w:r w:rsidR="009813A7">
        <w:rPr>
          <w:rFonts w:ascii="Arial" w:hAnsi="Arial" w:cs="Arial"/>
        </w:rPr>
        <w:instrText>ADDIN CSL_CITATION {"citationItems":[{"id":"ITEM-1","itemData":{"DOI":"10.1038/s41551-018-0304-0","ISSN":"2157846X","PMID":"31001455","abstract":"Although anaesthesiologists strive to avoid hypoxaemia during surgery, reliably predicting future intraoperative hypoxaemia is not possible at present. Here, we report the development and testing of a machine-learning-based system that predicts the risk of hypoxaemia and provides explanations of the risk factors in real time during general anaesthesia. The system, which was trained on minute-by-minute data from the electronic medical records of over 50,000 surgeries, improved the performance of anaesthesiologists by providing interpretable hypoxaemia risks and contributing factors. The explanations for the predictions are broadly consistent with the literature and with prior knowledge from anaesthesiologists. Our results suggest that if anaesthesiologists currently anticipate 15% of hypoxaemia events, with the assistance of this system they could anticipate 30%, a large portion of which may benefit from early intervention because they are associated with modifiable factors. The system can help improve the clinical understanding of hypoxaemia risk during anaesthesia care by providing general insights into the exact changes in risk induced by certain characteristics of the patient or procedure.","author":[{"dropping-particle":"","family":"Lundberg","given":"Scott M.","non-dropping-particle":"","parse-names":false,"suffix":""},{"dropping-particle":"","family":"Nair","given":"Bala","non-dropping-particle":"","parse-names":false,"suffix":""},{"dropping-particle":"","family":"Vavilala","given":"Monica S.","non-dropping-particle":"","parse-names":false,"suffix":""},{"dropping-particle":"","family":"Horibe","given":"Mayumi","non-dropping-particle":"","parse-names":false,"suffix":""},{"dropping-particle":"","family":"Eisses","given":"Michael J.","non-dropping-particle":"","parse-names":false,"suffix":""},{"dropping-particle":"","family":"Adams","given":"Trevor","non-dropping-particle":"","parse-names":false,"suffix":""},{"dropping-particle":"","family":"Liston","given":"David E.","non-dropping-particle":"","parse-names":false,"suffix":""},{"dropping-particle":"","family":"Low","given":"Daniel King Wai","non-dropping-particle":"","parse-names":false,"suffix":""},{"dropping-particle":"","family":"Newman","given":"Shu Fang","non-dropping-particle":"","parse-names":false,"suffix":""},{"dropping-particle":"","family":"Kim","given":"Jerry","non-dropping-particle":"","parse-names":false,"suffix":""},{"dropping-particle":"","family":"Lee","given":"Su In","non-dropping-particle":"","parse-names":false,"suffix":""}],"container-title":"Nature Biomedical Engineering","id":"ITEM-1","issued":{"date-parts":[["2018"]]},"title":"Explainable machine-learning predictions for the prevention of hypoxaemia during surgery","type":"article-journal"},"uris":["http://www.mendeley.com/documents/?uuid=03d33e11-fdae-4ecf-9724-1f8ec13a7966"]},{"id":"ITEM-2","itemData":{"author":[{"dropping-particle":"","family":"Lundberg","given":"Scott M","non-dropping-particle":"","parse-names":false,"suffix":""},{"dropping-particle":"","family":"Erion","given":"Gabriel","non-dropping-particle":"","parse-names":false,"suffix":""},{"dropping-particle":"","family":"Chen","given":"Hugh","non-dropping-particle":"","parse-names":false,"suffix":""},{"dropping-particle":"","family":"DeGrave","given":"Alex","non-dropping-particle":"","parse-names":false,"suffix":""},{"dropping-particle":"","family":"Prutkin","given":"Jordan M","non-dropping-particle":"","parse-names":false,"suffix":""},{"dropping-particle":"","family":"Nair","given":"Bala","non-dropping-particle":"","parse-names":false,"suffix":""},{"dropping-particle":"","family":"Katz","given":"Ronit","non-dropping-particle":"","parse-names":false,"suffix":""},{"dropping-particle":"","family":"Himmelfarb","given":"Jonathan","non-dropping-particle":"","parse-names":false,"suffix":""},{"dropping-particle":"","family":"Bansal","given":"Nisha","non-dropping-particle":"","parse-names":false,"suffix":""},{"dropping-particle":"","family":"Lee","given":"Su-In","non-dropping-particle":"","parse-names":false,"suffix":""}],"container-title":"Nature machine intelligence","id":"ITEM-2","issue":"1","issued":{"date-parts":[["2020"]]},"page":"2522-5839","title":"From local explanations to global understanding with explainable AI for trees","type":"article-journal","volume":"2"},"uris":["http://www.mendeley.com/documents/?uuid=bcfdcc0f-eba4-4872-890b-d1cd97c48b94"]}],"mendeley":{"formattedCitation":"[62,63]","plainTextFormattedCitation":"[62,63]","previouslyFormattedCitation":"[62,63]"},"properties":{"noteIndex":0},"schema":"https://github.com/citation-style-language/schema/raw/master/csl-citation.json"}</w:instrText>
      </w:r>
      <w:r w:rsidRPr="00D526A4">
        <w:rPr>
          <w:rFonts w:ascii="Arial" w:hAnsi="Arial" w:cs="Arial"/>
        </w:rPr>
        <w:fldChar w:fldCharType="separate"/>
      </w:r>
      <w:r w:rsidR="00B90661" w:rsidRPr="00B90661">
        <w:rPr>
          <w:rFonts w:ascii="Arial" w:hAnsi="Arial" w:cs="Arial"/>
          <w:noProof/>
        </w:rPr>
        <w:t>[62,63]</w:t>
      </w:r>
      <w:r w:rsidRPr="00D526A4">
        <w:rPr>
          <w:rFonts w:ascii="Arial" w:hAnsi="Arial" w:cs="Arial"/>
        </w:rPr>
        <w:fldChar w:fldCharType="end"/>
      </w:r>
      <w:r w:rsidRPr="00D526A4">
        <w:rPr>
          <w:rFonts w:ascii="Arial" w:hAnsi="Arial" w:cs="Arial"/>
        </w:rPr>
        <w:t>. The Shapley ‘feature importance’ values are computed by sequentially adding one feature at a time and measuring the feature’s contribution to the model output. To account for the order in which the features are added to the decision trees, this process is repeated for all possible orderings. The Shapley value represents the average impact for each feature across all orders</w:t>
      </w:r>
      <w:r w:rsidR="00860800">
        <w:rPr>
          <w:rFonts w:ascii="Arial" w:hAnsi="Arial" w:cs="Arial"/>
        </w:rPr>
        <w:t xml:space="preserve"> (Methods)</w:t>
      </w:r>
      <w:r w:rsidRPr="00D526A4">
        <w:rPr>
          <w:rFonts w:ascii="Arial" w:hAnsi="Arial" w:cs="Arial"/>
        </w:rPr>
        <w:t>.</w:t>
      </w:r>
      <w:r w:rsidRPr="008A79E3">
        <w:rPr>
          <w:rFonts w:ascii="Arial" w:hAnsi="Arial" w:cs="Arial"/>
        </w:rPr>
        <w:t xml:space="preserve"> </w:t>
      </w:r>
    </w:p>
    <w:p w14:paraId="695B9096" w14:textId="6C17ED98" w:rsidR="00124B37" w:rsidRDefault="00D526A4" w:rsidP="00D526A4">
      <w:pPr>
        <w:rPr>
          <w:rFonts w:ascii="Arial" w:hAnsi="Arial" w:cs="Arial"/>
        </w:rPr>
      </w:pPr>
      <w:r w:rsidRPr="003278F8">
        <w:rPr>
          <w:rFonts w:ascii="Arial" w:hAnsi="Arial" w:cs="Arial"/>
        </w:rPr>
        <w:t>Molecular weight and maximum flux had the highest importance scores for phosphorylation, which is consistent with the high enrichment we observed using our statistical analysis (</w:t>
      </w:r>
      <w:r w:rsidR="00471B80" w:rsidRPr="003278F8">
        <w:rPr>
          <w:rFonts w:ascii="Arial" w:hAnsi="Arial" w:cs="Arial"/>
        </w:rPr>
        <w:t>F</w:t>
      </w:r>
      <w:r w:rsidRPr="003278F8">
        <w:rPr>
          <w:rFonts w:ascii="Arial" w:hAnsi="Arial" w:cs="Arial"/>
        </w:rPr>
        <w:t xml:space="preserve">igure </w:t>
      </w:r>
      <w:r w:rsidR="00471B80" w:rsidRPr="003278F8">
        <w:rPr>
          <w:rFonts w:ascii="Arial" w:hAnsi="Arial" w:cs="Arial"/>
        </w:rPr>
        <w:t>5</w:t>
      </w:r>
      <w:r w:rsidR="002F0E43" w:rsidRPr="003278F8">
        <w:rPr>
          <w:rFonts w:ascii="Arial" w:hAnsi="Arial" w:cs="Arial"/>
        </w:rPr>
        <w:t>A</w:t>
      </w:r>
      <w:r w:rsidRPr="003278F8">
        <w:rPr>
          <w:rFonts w:ascii="Arial" w:hAnsi="Arial" w:cs="Arial"/>
        </w:rPr>
        <w:t xml:space="preserve">). </w:t>
      </w:r>
      <w:proofErr w:type="gramStart"/>
      <w:r w:rsidR="00FE2FCE" w:rsidRPr="003278F8">
        <w:rPr>
          <w:rFonts w:ascii="Arial" w:hAnsi="Arial" w:cs="Arial"/>
        </w:rPr>
        <w:t>Similar to</w:t>
      </w:r>
      <w:proofErr w:type="gramEnd"/>
      <w:r w:rsidR="00FE2FCE" w:rsidRPr="003278F8">
        <w:rPr>
          <w:rFonts w:ascii="Arial" w:hAnsi="Arial" w:cs="Arial"/>
        </w:rPr>
        <w:t xml:space="preserve"> </w:t>
      </w:r>
      <w:r w:rsidR="00EF09FA" w:rsidRPr="00EF09FA">
        <w:rPr>
          <w:rFonts w:ascii="Arial" w:hAnsi="Arial" w:cs="Arial"/>
          <w:i/>
          <w:iCs/>
        </w:rPr>
        <w:t>E. coli</w:t>
      </w:r>
      <w:r w:rsidR="00FE2FCE" w:rsidRPr="003278F8">
        <w:rPr>
          <w:rFonts w:ascii="Arial" w:hAnsi="Arial" w:cs="Arial"/>
        </w:rPr>
        <w:t xml:space="preserve"> and yeast, t</w:t>
      </w:r>
      <w:r w:rsidR="00124B37" w:rsidRPr="003278F8">
        <w:rPr>
          <w:rFonts w:ascii="Arial" w:hAnsi="Arial" w:cs="Arial"/>
        </w:rPr>
        <w:t>here was significant correlation between the maximum flux of a reaction in a condition and the change in phosphorylation of the corresponding enzyme</w:t>
      </w:r>
      <w:r w:rsidR="00FE2FCE" w:rsidRPr="003278F8">
        <w:rPr>
          <w:rFonts w:ascii="Arial" w:hAnsi="Arial" w:cs="Arial"/>
        </w:rPr>
        <w:t xml:space="preserve"> during the </w:t>
      </w:r>
      <w:r w:rsidR="00B07B39">
        <w:rPr>
          <w:rFonts w:ascii="Arial" w:hAnsi="Arial" w:cs="Arial"/>
        </w:rPr>
        <w:t xml:space="preserve">mammalian </w:t>
      </w:r>
      <w:r w:rsidR="00FE2FCE" w:rsidRPr="003278F8">
        <w:rPr>
          <w:rFonts w:ascii="Arial" w:hAnsi="Arial" w:cs="Arial"/>
        </w:rPr>
        <w:t>cell cycle</w:t>
      </w:r>
      <w:r w:rsidR="00124B37" w:rsidRPr="003278F8">
        <w:rPr>
          <w:rFonts w:ascii="Arial" w:hAnsi="Arial" w:cs="Arial"/>
        </w:rPr>
        <w:t xml:space="preserve"> </w:t>
      </w:r>
      <w:r w:rsidR="00124B37" w:rsidRPr="00047C66">
        <w:rPr>
          <w:rFonts w:ascii="Arial" w:hAnsi="Arial" w:cs="Arial"/>
        </w:rPr>
        <w:t xml:space="preserve">(S. Figure </w:t>
      </w:r>
      <w:r w:rsidR="00915B53" w:rsidRPr="00047C66">
        <w:rPr>
          <w:rFonts w:ascii="Arial" w:hAnsi="Arial" w:cs="Arial"/>
        </w:rPr>
        <w:t>11</w:t>
      </w:r>
      <w:r w:rsidR="00124B37" w:rsidRPr="00047C66">
        <w:rPr>
          <w:rFonts w:ascii="Arial" w:hAnsi="Arial" w:cs="Arial"/>
        </w:rPr>
        <w:t>).</w:t>
      </w:r>
      <w:r w:rsidR="00FE2FCE" w:rsidRPr="003278F8">
        <w:rPr>
          <w:rFonts w:ascii="Arial" w:hAnsi="Arial" w:cs="Arial"/>
        </w:rPr>
        <w:t xml:space="preserve"> For example, AMP deaminase (AMPD2) shows a threefold increase in phosphorylation in G2 phase wherein it also shows a corresponding increase in maximal flux. These results together suggest that knowledge of fluxes can be predictive of regulation by phosphorylation in mammalian systems as well.</w:t>
      </w:r>
    </w:p>
    <w:p w14:paraId="43B0C0F0" w14:textId="18EC644F" w:rsidR="00124B37" w:rsidRDefault="00D526A4" w:rsidP="00D526A4">
      <w:pPr>
        <w:rPr>
          <w:rFonts w:ascii="Arial" w:hAnsi="Arial" w:cs="Arial"/>
        </w:rPr>
      </w:pPr>
      <w:r>
        <w:rPr>
          <w:rFonts w:ascii="Arial" w:hAnsi="Arial" w:cs="Arial"/>
        </w:rPr>
        <w:t xml:space="preserve">Growth-related features, such as impact of gene knockout on biomass and ATP, were found to be important for </w:t>
      </w:r>
      <w:r w:rsidR="00BC6CEF">
        <w:rPr>
          <w:rFonts w:ascii="Arial" w:hAnsi="Arial" w:cs="Arial"/>
        </w:rPr>
        <w:t xml:space="preserve">acetylation and </w:t>
      </w:r>
      <w:r>
        <w:rPr>
          <w:rFonts w:ascii="Arial" w:hAnsi="Arial" w:cs="Arial"/>
        </w:rPr>
        <w:t xml:space="preserve">had opposite Shapley values </w:t>
      </w:r>
      <w:r w:rsidR="00BC6CEF">
        <w:rPr>
          <w:rFonts w:ascii="Arial" w:hAnsi="Arial" w:cs="Arial"/>
        </w:rPr>
        <w:t xml:space="preserve">for phosphorylation </w:t>
      </w:r>
      <w:r>
        <w:rPr>
          <w:rFonts w:ascii="Arial" w:hAnsi="Arial" w:cs="Arial"/>
        </w:rPr>
        <w:t xml:space="preserve">(Figure </w:t>
      </w:r>
      <w:r w:rsidR="002F0E43">
        <w:rPr>
          <w:rFonts w:ascii="Arial" w:hAnsi="Arial" w:cs="Arial"/>
        </w:rPr>
        <w:t>5B</w:t>
      </w:r>
      <w:r>
        <w:rPr>
          <w:rFonts w:ascii="Arial" w:hAnsi="Arial" w:cs="Arial"/>
        </w:rPr>
        <w:t xml:space="preserve">). Thus, high growth values </w:t>
      </w:r>
      <w:r w:rsidR="002F0E43">
        <w:rPr>
          <w:rFonts w:ascii="Arial" w:hAnsi="Arial" w:cs="Arial"/>
        </w:rPr>
        <w:t xml:space="preserve">after knockout </w:t>
      </w:r>
      <w:r>
        <w:rPr>
          <w:rFonts w:ascii="Arial" w:hAnsi="Arial" w:cs="Arial"/>
        </w:rPr>
        <w:t xml:space="preserve">favor phosphorylation while low growth values favor </w:t>
      </w:r>
      <w:r w:rsidR="00086E1A">
        <w:rPr>
          <w:rFonts w:ascii="Arial" w:hAnsi="Arial" w:cs="Arial"/>
        </w:rPr>
        <w:t>acetylation</w:t>
      </w:r>
      <w:r>
        <w:rPr>
          <w:rFonts w:ascii="Arial" w:hAnsi="Arial" w:cs="Arial"/>
        </w:rPr>
        <w:t xml:space="preserve">. </w:t>
      </w:r>
      <w:proofErr w:type="gramStart"/>
      <w:r w:rsidR="00124B37" w:rsidRPr="006A5F2C">
        <w:rPr>
          <w:rFonts w:ascii="Arial" w:hAnsi="Arial" w:cs="Arial"/>
        </w:rPr>
        <w:t>Similar to</w:t>
      </w:r>
      <w:proofErr w:type="gramEnd"/>
      <w:r w:rsidR="00124B37" w:rsidRPr="006A5F2C">
        <w:rPr>
          <w:rFonts w:ascii="Arial" w:hAnsi="Arial" w:cs="Arial"/>
        </w:rPr>
        <w:t xml:space="preserve"> </w:t>
      </w:r>
      <w:r w:rsidR="00EF09FA" w:rsidRPr="00EF09FA">
        <w:rPr>
          <w:rFonts w:ascii="Arial" w:hAnsi="Arial" w:cs="Arial"/>
          <w:i/>
          <w:iCs/>
        </w:rPr>
        <w:t>E. coli</w:t>
      </w:r>
      <w:r w:rsidR="00124B37" w:rsidRPr="006A5F2C">
        <w:rPr>
          <w:rFonts w:ascii="Arial" w:hAnsi="Arial" w:cs="Arial"/>
        </w:rPr>
        <w:t xml:space="preserve"> and yeast, the set of proteins acetylated </w:t>
      </w:r>
      <w:r w:rsidR="006A5F2C" w:rsidRPr="006A5F2C">
        <w:rPr>
          <w:rFonts w:ascii="Arial" w:hAnsi="Arial" w:cs="Arial"/>
        </w:rPr>
        <w:t xml:space="preserve">in HeLa cells </w:t>
      </w:r>
      <w:r w:rsidR="00124B37" w:rsidRPr="006A5F2C">
        <w:rPr>
          <w:rFonts w:ascii="Arial" w:hAnsi="Arial" w:cs="Arial"/>
        </w:rPr>
        <w:t>were highly enriched for essential genes identified by both FBA simulations and experimental genome-wide CRISPR knockdown studies (hypergeometric test comparing acetylated metabolic genes to all metabolic genes, p-value = 1 x 10</w:t>
      </w:r>
      <w:r w:rsidR="00124B37" w:rsidRPr="006A5F2C">
        <w:rPr>
          <w:rFonts w:ascii="Arial" w:hAnsi="Arial" w:cs="Arial"/>
          <w:vertAlign w:val="superscript"/>
        </w:rPr>
        <w:t xml:space="preserve">-3 </w:t>
      </w:r>
      <w:r w:rsidR="00124B37" w:rsidRPr="006A5F2C">
        <w:rPr>
          <w:rFonts w:ascii="Arial" w:hAnsi="Arial" w:cs="Arial"/>
        </w:rPr>
        <w:t>&amp;</w:t>
      </w:r>
      <w:r w:rsidR="00124B37" w:rsidRPr="006A5F2C">
        <w:rPr>
          <w:rFonts w:ascii="Arial" w:hAnsi="Arial" w:cs="Arial"/>
          <w:vertAlign w:val="superscript"/>
        </w:rPr>
        <w:t xml:space="preserve"> </w:t>
      </w:r>
      <w:r w:rsidR="00124B37" w:rsidRPr="006A5F2C">
        <w:rPr>
          <w:rFonts w:ascii="Arial" w:hAnsi="Arial" w:cs="Arial"/>
        </w:rPr>
        <w:t>9 x 10</w:t>
      </w:r>
      <w:r w:rsidR="00124B37" w:rsidRPr="006A5F2C">
        <w:rPr>
          <w:rFonts w:ascii="Arial" w:hAnsi="Arial" w:cs="Arial"/>
          <w:vertAlign w:val="superscript"/>
        </w:rPr>
        <w:t>-7</w:t>
      </w:r>
      <w:r w:rsidR="00124B37" w:rsidRPr="006A5F2C">
        <w:rPr>
          <w:rFonts w:ascii="Arial" w:hAnsi="Arial" w:cs="Arial"/>
        </w:rPr>
        <w:t xml:space="preserve"> for FBA and CRISPR respectively).</w:t>
      </w:r>
    </w:p>
    <w:p w14:paraId="47656625" w14:textId="547B0B2A" w:rsidR="002D2090" w:rsidRDefault="00D526A4" w:rsidP="00D526A4">
      <w:pPr>
        <w:rPr>
          <w:rFonts w:ascii="Arial" w:hAnsi="Arial" w:cs="Arial"/>
        </w:rPr>
      </w:pPr>
      <w:r>
        <w:rPr>
          <w:rFonts w:ascii="Arial" w:hAnsi="Arial" w:cs="Arial"/>
        </w:rPr>
        <w:t>Based on inspection of individual decision trees</w:t>
      </w:r>
      <w:commentRangeStart w:id="18"/>
      <w:r>
        <w:rPr>
          <w:rFonts w:ascii="Arial" w:hAnsi="Arial" w:cs="Arial"/>
        </w:rPr>
        <w:t xml:space="preserve">, </w:t>
      </w:r>
      <w:r w:rsidR="00BC6CEF">
        <w:rPr>
          <w:rFonts w:ascii="Arial" w:hAnsi="Arial" w:cs="Arial"/>
        </w:rPr>
        <w:t xml:space="preserve">Molecular weight </w:t>
      </w:r>
      <w:r w:rsidR="002F0E43">
        <w:rPr>
          <w:rFonts w:ascii="Arial" w:hAnsi="Arial" w:cs="Arial"/>
        </w:rPr>
        <w:t xml:space="preserve">and </w:t>
      </w:r>
      <w:r>
        <w:rPr>
          <w:rFonts w:ascii="Arial" w:hAnsi="Arial" w:cs="Arial"/>
        </w:rPr>
        <w:t xml:space="preserve">topology features were used by the ML models likely to differentiate all regulated genes from those that are un-regulated </w:t>
      </w:r>
      <w:commentRangeEnd w:id="18"/>
      <w:r w:rsidR="00775359">
        <w:rPr>
          <w:rStyle w:val="CommentReference"/>
        </w:rPr>
        <w:commentReference w:id="18"/>
      </w:r>
      <w:r>
        <w:rPr>
          <w:rFonts w:ascii="Arial" w:hAnsi="Arial" w:cs="Arial"/>
        </w:rPr>
        <w:t xml:space="preserve">(Figure </w:t>
      </w:r>
      <w:r w:rsidR="002F0E43">
        <w:rPr>
          <w:rFonts w:ascii="Arial" w:hAnsi="Arial" w:cs="Arial"/>
        </w:rPr>
        <w:t>4B</w:t>
      </w:r>
      <w:r w:rsidR="00C3748B">
        <w:rPr>
          <w:rFonts w:ascii="Arial" w:hAnsi="Arial" w:cs="Arial"/>
        </w:rPr>
        <w:t>, S. Figure 12</w:t>
      </w:r>
      <w:r>
        <w:rPr>
          <w:rFonts w:ascii="Arial" w:hAnsi="Arial" w:cs="Arial"/>
        </w:rPr>
        <w:t xml:space="preserve">). </w:t>
      </w:r>
      <w:r w:rsidR="002F0E43">
        <w:rPr>
          <w:rFonts w:ascii="Arial" w:hAnsi="Arial" w:cs="Arial"/>
        </w:rPr>
        <w:t>G</w:t>
      </w:r>
      <w:r>
        <w:rPr>
          <w:rFonts w:ascii="Arial" w:hAnsi="Arial" w:cs="Arial"/>
        </w:rPr>
        <w:t xml:space="preserve">ene knockout growth and </w:t>
      </w:r>
      <w:r w:rsidR="002F0E43">
        <w:rPr>
          <w:rFonts w:ascii="Arial" w:hAnsi="Arial" w:cs="Arial"/>
        </w:rPr>
        <w:t xml:space="preserve">maximum </w:t>
      </w:r>
      <w:r>
        <w:rPr>
          <w:rFonts w:ascii="Arial" w:hAnsi="Arial" w:cs="Arial"/>
        </w:rPr>
        <w:t xml:space="preserve">flux likely aid in differentiating between PTMs. The Shapley decision </w:t>
      </w:r>
      <w:proofErr w:type="gramStart"/>
      <w:r>
        <w:rPr>
          <w:rFonts w:ascii="Arial" w:hAnsi="Arial" w:cs="Arial"/>
        </w:rPr>
        <w:t>plots</w:t>
      </w:r>
      <w:proofErr w:type="gramEnd"/>
      <w:r>
        <w:rPr>
          <w:rFonts w:ascii="Arial" w:hAnsi="Arial" w:cs="Arial"/>
        </w:rPr>
        <w:t xml:space="preserve"> and </w:t>
      </w:r>
      <w:r w:rsidR="00B07B39">
        <w:rPr>
          <w:rFonts w:ascii="Arial" w:hAnsi="Arial" w:cs="Arial"/>
        </w:rPr>
        <w:t>Shapley f</w:t>
      </w:r>
      <w:r>
        <w:rPr>
          <w:rFonts w:ascii="Arial" w:hAnsi="Arial" w:cs="Arial"/>
        </w:rPr>
        <w:t xml:space="preserve">orce plots shows how these features influence the prediction outcome for any given protein (Figure </w:t>
      </w:r>
      <w:r w:rsidR="00471B80">
        <w:rPr>
          <w:rFonts w:ascii="Arial" w:hAnsi="Arial" w:cs="Arial"/>
        </w:rPr>
        <w:t>5</w:t>
      </w:r>
      <w:r w:rsidR="002F0E43">
        <w:rPr>
          <w:rFonts w:ascii="Arial" w:hAnsi="Arial" w:cs="Arial"/>
        </w:rPr>
        <w:t>C</w:t>
      </w:r>
      <w:r>
        <w:rPr>
          <w:rFonts w:ascii="Arial" w:hAnsi="Arial" w:cs="Arial"/>
        </w:rPr>
        <w:t xml:space="preserve">). </w:t>
      </w:r>
      <w:r w:rsidR="002D2090" w:rsidRPr="002C30DD">
        <w:rPr>
          <w:rFonts w:ascii="Arial" w:hAnsi="Arial" w:cs="Arial"/>
        </w:rPr>
        <w:t xml:space="preserve">This also allowed us to identify factors that led to incorrect predictions by the ML model. </w:t>
      </w:r>
      <w:r w:rsidR="00047C66" w:rsidRPr="005354A4">
        <w:rPr>
          <w:rFonts w:ascii="Arial" w:hAnsi="Arial" w:cs="Arial"/>
        </w:rPr>
        <w:t>Notably, m</w:t>
      </w:r>
      <w:r w:rsidR="0095479F" w:rsidRPr="005354A4">
        <w:rPr>
          <w:rFonts w:ascii="Arial" w:hAnsi="Arial" w:cs="Arial"/>
        </w:rPr>
        <w:t>ajority</w:t>
      </w:r>
      <w:r w:rsidR="002D2090" w:rsidRPr="005354A4">
        <w:rPr>
          <w:rFonts w:ascii="Arial" w:hAnsi="Arial" w:cs="Arial"/>
        </w:rPr>
        <w:t xml:space="preserve"> of the </w:t>
      </w:r>
      <w:r w:rsidR="00E10AA5" w:rsidRPr="005354A4">
        <w:rPr>
          <w:rFonts w:ascii="Arial" w:hAnsi="Arial" w:cs="Arial"/>
        </w:rPr>
        <w:t xml:space="preserve">incorrect </w:t>
      </w:r>
      <w:r w:rsidR="002D2090" w:rsidRPr="005354A4">
        <w:rPr>
          <w:rFonts w:ascii="Arial" w:hAnsi="Arial" w:cs="Arial"/>
        </w:rPr>
        <w:t xml:space="preserve">phosphorylation </w:t>
      </w:r>
      <w:r w:rsidR="00884716" w:rsidRPr="005354A4">
        <w:rPr>
          <w:rFonts w:ascii="Arial" w:hAnsi="Arial" w:cs="Arial"/>
        </w:rPr>
        <w:t xml:space="preserve">predictions </w:t>
      </w:r>
      <w:r w:rsidR="002D2090" w:rsidRPr="005354A4">
        <w:rPr>
          <w:rFonts w:ascii="Arial" w:hAnsi="Arial" w:cs="Arial"/>
        </w:rPr>
        <w:t xml:space="preserve">were </w:t>
      </w:r>
      <w:r w:rsidR="00C91D7B" w:rsidRPr="005354A4">
        <w:rPr>
          <w:rFonts w:ascii="Arial" w:hAnsi="Arial" w:cs="Arial"/>
        </w:rPr>
        <w:t xml:space="preserve">on </w:t>
      </w:r>
      <w:r w:rsidR="00EE3FF6" w:rsidRPr="005354A4">
        <w:rPr>
          <w:rFonts w:ascii="Arial" w:hAnsi="Arial" w:cs="Arial"/>
        </w:rPr>
        <w:t xml:space="preserve">proteins </w:t>
      </w:r>
      <w:r w:rsidR="00BA5009" w:rsidRPr="005354A4">
        <w:rPr>
          <w:rFonts w:ascii="Arial" w:hAnsi="Arial" w:cs="Arial"/>
        </w:rPr>
        <w:t>that are essential for growth across various conditions</w:t>
      </w:r>
      <w:r w:rsidR="002213D5" w:rsidRPr="005354A4">
        <w:rPr>
          <w:rFonts w:ascii="Arial" w:hAnsi="Arial" w:cs="Arial"/>
        </w:rPr>
        <w:t>,</w:t>
      </w:r>
      <w:r w:rsidR="00BA5009" w:rsidRPr="005354A4">
        <w:rPr>
          <w:rFonts w:ascii="Arial" w:hAnsi="Arial" w:cs="Arial"/>
        </w:rPr>
        <w:t xml:space="preserve"> </w:t>
      </w:r>
      <w:r w:rsidR="00DE09ED" w:rsidRPr="005354A4">
        <w:rPr>
          <w:rFonts w:ascii="Arial" w:hAnsi="Arial" w:cs="Arial"/>
        </w:rPr>
        <w:t>which predominantly favors acetylation</w:t>
      </w:r>
      <w:r w:rsidR="008C5559">
        <w:rPr>
          <w:rFonts w:ascii="Arial" w:hAnsi="Arial" w:cs="Arial"/>
        </w:rPr>
        <w:t xml:space="preserve"> (S. Figure</w:t>
      </w:r>
      <w:r w:rsidR="00C3748B">
        <w:rPr>
          <w:rFonts w:ascii="Arial" w:hAnsi="Arial" w:cs="Arial"/>
        </w:rPr>
        <w:t xml:space="preserve"> 13</w:t>
      </w:r>
      <w:r w:rsidR="008C5559">
        <w:rPr>
          <w:rFonts w:ascii="Arial" w:hAnsi="Arial" w:cs="Arial"/>
        </w:rPr>
        <w:t>)</w:t>
      </w:r>
      <w:r w:rsidR="00F215CB">
        <w:rPr>
          <w:rFonts w:ascii="Arial" w:hAnsi="Arial" w:cs="Arial"/>
        </w:rPr>
        <w:t>.</w:t>
      </w:r>
      <w:r w:rsidR="0095479F">
        <w:rPr>
          <w:rFonts w:ascii="Arial" w:hAnsi="Arial" w:cs="Arial"/>
        </w:rPr>
        <w:t xml:space="preserve"> </w:t>
      </w:r>
      <w:r w:rsidR="002213D5">
        <w:rPr>
          <w:rFonts w:ascii="Arial" w:hAnsi="Arial" w:cs="Arial"/>
        </w:rPr>
        <w:t xml:space="preserve">While including both acetylation and phosphorylation in a single model improves model performance </w:t>
      </w:r>
      <w:r w:rsidR="00D7384D">
        <w:rPr>
          <w:rFonts w:ascii="Arial" w:hAnsi="Arial" w:cs="Arial"/>
        </w:rPr>
        <w:t xml:space="preserve">compared to separate models for each PTM </w:t>
      </w:r>
      <w:r w:rsidR="002213D5">
        <w:rPr>
          <w:rFonts w:ascii="Arial" w:hAnsi="Arial" w:cs="Arial"/>
        </w:rPr>
        <w:t>(</w:t>
      </w:r>
      <w:r w:rsidR="002213D5" w:rsidRPr="00D7384D">
        <w:rPr>
          <w:rFonts w:ascii="Arial" w:hAnsi="Arial" w:cs="Arial"/>
        </w:rPr>
        <w:t xml:space="preserve">S. Figure </w:t>
      </w:r>
      <w:r w:rsidR="00D7384D" w:rsidRPr="00D7384D">
        <w:rPr>
          <w:rFonts w:ascii="Arial" w:hAnsi="Arial" w:cs="Arial"/>
        </w:rPr>
        <w:t>14</w:t>
      </w:r>
      <w:r w:rsidR="002213D5">
        <w:rPr>
          <w:rFonts w:ascii="Arial" w:hAnsi="Arial" w:cs="Arial"/>
        </w:rPr>
        <w:t xml:space="preserve">), our approach may provide incorrect predictions </w:t>
      </w:r>
      <w:r w:rsidR="00703D10">
        <w:rPr>
          <w:rFonts w:ascii="Arial" w:hAnsi="Arial" w:cs="Arial"/>
        </w:rPr>
        <w:t xml:space="preserve">in cases </w:t>
      </w:r>
      <w:r w:rsidR="002213D5">
        <w:rPr>
          <w:rFonts w:ascii="Arial" w:hAnsi="Arial" w:cs="Arial"/>
        </w:rPr>
        <w:t>whe</w:t>
      </w:r>
      <w:r w:rsidR="00703D10">
        <w:rPr>
          <w:rFonts w:ascii="Arial" w:hAnsi="Arial" w:cs="Arial"/>
        </w:rPr>
        <w:t>re</w:t>
      </w:r>
      <w:r w:rsidR="002213D5">
        <w:rPr>
          <w:rFonts w:ascii="Arial" w:hAnsi="Arial" w:cs="Arial"/>
        </w:rPr>
        <w:t xml:space="preserve"> both PTMs are likely</w:t>
      </w:r>
      <w:r w:rsidR="005354A4">
        <w:rPr>
          <w:rFonts w:ascii="Arial" w:hAnsi="Arial" w:cs="Arial"/>
        </w:rPr>
        <w:t>.</w:t>
      </w:r>
    </w:p>
    <w:p w14:paraId="228CD04B" w14:textId="3AE95999" w:rsidR="00D526A4" w:rsidRDefault="00D526A4" w:rsidP="00D526A4">
      <w:pPr>
        <w:rPr>
          <w:rFonts w:ascii="Arial" w:hAnsi="Arial" w:cs="Arial"/>
        </w:rPr>
      </w:pPr>
      <w:r w:rsidRPr="002F0E43">
        <w:rPr>
          <w:rFonts w:ascii="Arial" w:hAnsi="Arial" w:cs="Arial"/>
        </w:rPr>
        <w:t xml:space="preserve">Overall, the </w:t>
      </w:r>
      <w:r w:rsidR="007957F5">
        <w:rPr>
          <w:rFonts w:ascii="Arial" w:hAnsi="Arial" w:cs="Arial"/>
        </w:rPr>
        <w:t xml:space="preserve">model accuracy was similar for both the pan-organism ML model </w:t>
      </w:r>
      <w:r w:rsidR="00AC18E8">
        <w:rPr>
          <w:rFonts w:ascii="Arial" w:hAnsi="Arial" w:cs="Arial"/>
        </w:rPr>
        <w:t xml:space="preserve">and models that were built separately for each organism </w:t>
      </w:r>
      <w:r w:rsidR="00764673" w:rsidRPr="0028102A">
        <w:rPr>
          <w:rFonts w:ascii="Arial" w:hAnsi="Arial" w:cs="Arial"/>
        </w:rPr>
        <w:t xml:space="preserve">(S. </w:t>
      </w:r>
      <w:r w:rsidR="00C3748B" w:rsidRPr="0028102A">
        <w:rPr>
          <w:rFonts w:ascii="Arial" w:hAnsi="Arial" w:cs="Arial"/>
        </w:rPr>
        <w:t>F</w:t>
      </w:r>
      <w:r w:rsidR="00764673" w:rsidRPr="0028102A">
        <w:rPr>
          <w:rFonts w:ascii="Arial" w:hAnsi="Arial" w:cs="Arial"/>
        </w:rPr>
        <w:t>igure</w:t>
      </w:r>
      <w:r w:rsidR="00C3748B" w:rsidRPr="0028102A">
        <w:rPr>
          <w:rFonts w:ascii="Arial" w:hAnsi="Arial" w:cs="Arial"/>
        </w:rPr>
        <w:t>s</w:t>
      </w:r>
      <w:r w:rsidR="00764673" w:rsidRPr="0028102A">
        <w:rPr>
          <w:rFonts w:ascii="Arial" w:hAnsi="Arial" w:cs="Arial"/>
        </w:rPr>
        <w:t xml:space="preserve"> </w:t>
      </w:r>
      <w:r w:rsidR="00C3748B" w:rsidRPr="0028102A">
        <w:rPr>
          <w:rFonts w:ascii="Arial" w:hAnsi="Arial" w:cs="Arial"/>
        </w:rPr>
        <w:t>1</w:t>
      </w:r>
      <w:r w:rsidR="002343DC">
        <w:rPr>
          <w:rFonts w:ascii="Arial" w:hAnsi="Arial" w:cs="Arial"/>
        </w:rPr>
        <w:t>5</w:t>
      </w:r>
      <w:r w:rsidR="00C3748B" w:rsidRPr="0028102A">
        <w:rPr>
          <w:rFonts w:ascii="Arial" w:hAnsi="Arial" w:cs="Arial"/>
        </w:rPr>
        <w:t>, 1</w:t>
      </w:r>
      <w:r w:rsidR="002343DC">
        <w:rPr>
          <w:rFonts w:ascii="Arial" w:hAnsi="Arial" w:cs="Arial"/>
        </w:rPr>
        <w:t>6</w:t>
      </w:r>
      <w:r w:rsidR="00C3748B" w:rsidRPr="0028102A">
        <w:rPr>
          <w:rFonts w:ascii="Arial" w:hAnsi="Arial" w:cs="Arial"/>
        </w:rPr>
        <w:t>, 1</w:t>
      </w:r>
      <w:r w:rsidR="002343DC">
        <w:rPr>
          <w:rFonts w:ascii="Arial" w:hAnsi="Arial" w:cs="Arial"/>
        </w:rPr>
        <w:t>7</w:t>
      </w:r>
      <w:r w:rsidR="00764673" w:rsidRPr="0028102A">
        <w:rPr>
          <w:rFonts w:ascii="Arial" w:hAnsi="Arial" w:cs="Arial"/>
        </w:rPr>
        <w:t>)</w:t>
      </w:r>
      <w:r w:rsidRPr="0028102A">
        <w:rPr>
          <w:rFonts w:ascii="Arial" w:hAnsi="Arial" w:cs="Arial"/>
        </w:rPr>
        <w:t>.</w:t>
      </w:r>
      <w:r>
        <w:rPr>
          <w:rFonts w:ascii="Arial" w:hAnsi="Arial" w:cs="Arial"/>
        </w:rPr>
        <w:t xml:space="preserve"> </w:t>
      </w:r>
      <w:r w:rsidR="00AC18E8" w:rsidRPr="00BF7416">
        <w:rPr>
          <w:rFonts w:ascii="Arial" w:hAnsi="Arial" w:cs="Arial"/>
        </w:rPr>
        <w:t>Surprisingly, when the organism type was included as a feature</w:t>
      </w:r>
      <w:r w:rsidR="006F7095">
        <w:rPr>
          <w:rFonts w:ascii="Arial" w:hAnsi="Arial" w:cs="Arial"/>
        </w:rPr>
        <w:t xml:space="preserve"> in the pan-organism model</w:t>
      </w:r>
      <w:r w:rsidR="00AC18E8" w:rsidRPr="00BF7416">
        <w:rPr>
          <w:rFonts w:ascii="Arial" w:hAnsi="Arial" w:cs="Arial"/>
        </w:rPr>
        <w:t xml:space="preserve">, it </w:t>
      </w:r>
      <w:r w:rsidR="00AC18E8">
        <w:rPr>
          <w:rFonts w:ascii="Arial" w:hAnsi="Arial" w:cs="Arial"/>
        </w:rPr>
        <w:t xml:space="preserve">did not impact the model accuracy </w:t>
      </w:r>
      <w:r w:rsidR="00AC18E8" w:rsidRPr="00BF7416">
        <w:rPr>
          <w:rFonts w:ascii="Arial" w:hAnsi="Arial" w:cs="Arial"/>
        </w:rPr>
        <w:t xml:space="preserve">and was hence removed to keep the model generalizable across species </w:t>
      </w:r>
      <w:r w:rsidR="00AC18E8" w:rsidRPr="0028102A">
        <w:rPr>
          <w:rFonts w:ascii="Arial" w:hAnsi="Arial" w:cs="Arial"/>
        </w:rPr>
        <w:t xml:space="preserve">(S. </w:t>
      </w:r>
      <w:r w:rsidR="00A64E1B" w:rsidRPr="0028102A">
        <w:rPr>
          <w:rFonts w:ascii="Arial" w:hAnsi="Arial" w:cs="Arial"/>
        </w:rPr>
        <w:t>F</w:t>
      </w:r>
      <w:r w:rsidR="00AC18E8" w:rsidRPr="0028102A">
        <w:rPr>
          <w:rFonts w:ascii="Arial" w:hAnsi="Arial" w:cs="Arial"/>
        </w:rPr>
        <w:t xml:space="preserve">igure </w:t>
      </w:r>
      <w:r w:rsidR="00A64E1B" w:rsidRPr="0028102A">
        <w:rPr>
          <w:rFonts w:ascii="Arial" w:hAnsi="Arial" w:cs="Arial"/>
        </w:rPr>
        <w:t>1</w:t>
      </w:r>
      <w:r w:rsidR="002343DC">
        <w:rPr>
          <w:rFonts w:ascii="Arial" w:hAnsi="Arial" w:cs="Arial"/>
        </w:rPr>
        <w:t>8</w:t>
      </w:r>
      <w:r w:rsidR="00AC18E8" w:rsidRPr="0028102A">
        <w:rPr>
          <w:rFonts w:ascii="Arial" w:hAnsi="Arial" w:cs="Arial"/>
        </w:rPr>
        <w:t>).</w:t>
      </w:r>
      <w:r w:rsidR="00AC18E8">
        <w:rPr>
          <w:rFonts w:ascii="Arial" w:hAnsi="Arial" w:cs="Arial"/>
        </w:rPr>
        <w:t xml:space="preserve"> </w:t>
      </w:r>
      <w:r>
        <w:rPr>
          <w:rFonts w:ascii="Arial" w:hAnsi="Arial" w:cs="Arial"/>
        </w:rPr>
        <w:t xml:space="preserve">These results suggest that a </w:t>
      </w:r>
      <w:r>
        <w:rPr>
          <w:rFonts w:ascii="Arial" w:hAnsi="Arial" w:cs="Arial"/>
        </w:rPr>
        <w:lastRenderedPageBreak/>
        <w:t>similar template is used for partitioning regulation despite highly different set of proteins being regulated in the three organisms.</w:t>
      </w:r>
      <w:r w:rsidR="000D07D3">
        <w:rPr>
          <w:rFonts w:ascii="Arial" w:hAnsi="Arial" w:cs="Arial"/>
        </w:rPr>
        <w:t xml:space="preserve"> </w:t>
      </w:r>
    </w:p>
    <w:p w14:paraId="048E41E2" w14:textId="535D41FC" w:rsidR="00D526A4" w:rsidRDefault="00D526A4" w:rsidP="003771D8">
      <w:pPr>
        <w:rPr>
          <w:rFonts w:ascii="Arial" w:hAnsi="Arial" w:cs="Arial"/>
        </w:rPr>
      </w:pPr>
    </w:p>
    <w:p w14:paraId="64A1F25A" w14:textId="350A4820" w:rsidR="009C18B9" w:rsidRDefault="00A35A3D" w:rsidP="003771D8">
      <w:pPr>
        <w:rPr>
          <w:rFonts w:ascii="Arial" w:hAnsi="Arial" w:cs="Arial"/>
        </w:rPr>
      </w:pPr>
      <w:r>
        <w:rPr>
          <w:rFonts w:ascii="Arial" w:hAnsi="Arial" w:cs="Arial"/>
          <w:noProof/>
        </w:rPr>
        <w:drawing>
          <wp:inline distT="0" distB="0" distL="0" distR="0" wp14:anchorId="4CCF4EE4" wp14:editId="528ABB23">
            <wp:extent cx="5029200" cy="68467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6846789"/>
                    </a:xfrm>
                    <a:prstGeom prst="rect">
                      <a:avLst/>
                    </a:prstGeom>
                    <a:noFill/>
                  </pic:spPr>
                </pic:pic>
              </a:graphicData>
            </a:graphic>
          </wp:inline>
        </w:drawing>
      </w:r>
    </w:p>
    <w:p w14:paraId="5F258BF8" w14:textId="5114B7D9" w:rsidR="004B2A0B" w:rsidRPr="003D683C" w:rsidRDefault="004B2A0B" w:rsidP="00BD6FBF">
      <w:pPr>
        <w:spacing w:line="240" w:lineRule="auto"/>
        <w:rPr>
          <w:rFonts w:ascii="Times New Roman" w:hAnsi="Times New Roman" w:cs="Times New Roman"/>
          <w:sz w:val="20"/>
          <w:szCs w:val="20"/>
        </w:rPr>
      </w:pPr>
      <w:r w:rsidRPr="004B2A0B">
        <w:rPr>
          <w:rFonts w:ascii="Arial" w:hAnsi="Arial" w:cs="Arial"/>
          <w:sz w:val="20"/>
          <w:szCs w:val="20"/>
        </w:rPr>
        <w:br/>
      </w:r>
      <w:r w:rsidRPr="003D683C">
        <w:rPr>
          <w:rFonts w:ascii="Times New Roman" w:hAnsi="Times New Roman" w:cs="Times New Roman"/>
          <w:b/>
          <w:bCs/>
          <w:sz w:val="20"/>
          <w:szCs w:val="20"/>
        </w:rPr>
        <w:t>Figure</w:t>
      </w:r>
      <w:r w:rsidR="004C4F0C" w:rsidRPr="003D683C">
        <w:rPr>
          <w:rFonts w:ascii="Times New Roman" w:hAnsi="Times New Roman" w:cs="Times New Roman"/>
          <w:b/>
          <w:bCs/>
          <w:sz w:val="20"/>
          <w:szCs w:val="20"/>
        </w:rPr>
        <w:t xml:space="preserve"> </w:t>
      </w:r>
      <w:r w:rsidR="00097EA3">
        <w:rPr>
          <w:rFonts w:ascii="Times New Roman" w:hAnsi="Times New Roman" w:cs="Times New Roman"/>
          <w:b/>
          <w:bCs/>
          <w:sz w:val="20"/>
          <w:szCs w:val="20"/>
        </w:rPr>
        <w:t>5</w:t>
      </w:r>
      <w:r w:rsidRPr="003D683C">
        <w:rPr>
          <w:rFonts w:ascii="Times New Roman" w:hAnsi="Times New Roman" w:cs="Times New Roman"/>
          <w:b/>
          <w:bCs/>
          <w:sz w:val="20"/>
          <w:szCs w:val="20"/>
        </w:rPr>
        <w:t xml:space="preserve">: </w:t>
      </w:r>
      <w:r w:rsidR="003D683C" w:rsidRPr="003D683C">
        <w:rPr>
          <w:rFonts w:ascii="Times New Roman" w:hAnsi="Times New Roman" w:cs="Times New Roman"/>
          <w:b/>
          <w:bCs/>
          <w:sz w:val="20"/>
          <w:szCs w:val="20"/>
        </w:rPr>
        <w:t xml:space="preserve">Interpretation of the CAROM model using </w:t>
      </w:r>
      <w:r w:rsidR="003D683C">
        <w:rPr>
          <w:rFonts w:ascii="Times New Roman" w:hAnsi="Times New Roman" w:cs="Times New Roman"/>
          <w:b/>
          <w:bCs/>
          <w:sz w:val="20"/>
          <w:szCs w:val="20"/>
        </w:rPr>
        <w:t>S</w:t>
      </w:r>
      <w:r w:rsidR="003D683C" w:rsidRPr="003D683C">
        <w:rPr>
          <w:rFonts w:ascii="Times New Roman" w:hAnsi="Times New Roman" w:cs="Times New Roman"/>
          <w:b/>
          <w:bCs/>
          <w:sz w:val="20"/>
          <w:szCs w:val="20"/>
        </w:rPr>
        <w:t xml:space="preserve">hapley analysis. </w:t>
      </w:r>
      <w:r w:rsidRPr="00BD6FBF">
        <w:rPr>
          <w:rFonts w:ascii="Times New Roman" w:hAnsi="Times New Roman" w:cs="Times New Roman"/>
          <w:b/>
          <w:bCs/>
          <w:sz w:val="20"/>
          <w:szCs w:val="20"/>
        </w:rPr>
        <w:t>A.</w:t>
      </w:r>
      <w:r w:rsidRPr="003D683C">
        <w:rPr>
          <w:rFonts w:ascii="Times New Roman" w:hAnsi="Times New Roman" w:cs="Times New Roman"/>
          <w:sz w:val="20"/>
          <w:szCs w:val="20"/>
        </w:rPr>
        <w:t xml:space="preserve"> SHAP value heatmap for the phosphorylation class (left) and acetylation class (right). Observations are on the x-axis and features on the y-axis. Features are sorted by their </w:t>
      </w:r>
      <w:r w:rsidRPr="003D683C">
        <w:rPr>
          <w:rFonts w:ascii="Times New Roman" w:hAnsi="Times New Roman" w:cs="Times New Roman"/>
          <w:sz w:val="20"/>
          <w:szCs w:val="20"/>
        </w:rPr>
        <w:lastRenderedPageBreak/>
        <w:t>average SHAP</w:t>
      </w:r>
      <w:r w:rsidR="003D683C">
        <w:rPr>
          <w:rFonts w:ascii="Times New Roman" w:hAnsi="Times New Roman" w:cs="Times New Roman"/>
          <w:sz w:val="20"/>
          <w:szCs w:val="20"/>
        </w:rPr>
        <w:t xml:space="preserve"> importance</w:t>
      </w:r>
      <w:r w:rsidRPr="003D683C">
        <w:rPr>
          <w:rFonts w:ascii="Times New Roman" w:hAnsi="Times New Roman" w:cs="Times New Roman"/>
          <w:sz w:val="20"/>
          <w:szCs w:val="20"/>
        </w:rPr>
        <w:t xml:space="preserve"> value, which is displayed on the right y-axis. The observations are clustered by the model output, f(x), which is shown on the line plot above the heatmap and </w:t>
      </w:r>
      <w:r w:rsidR="003D683C">
        <w:rPr>
          <w:rFonts w:ascii="Times New Roman" w:hAnsi="Times New Roman" w:cs="Times New Roman"/>
          <w:sz w:val="20"/>
          <w:szCs w:val="20"/>
        </w:rPr>
        <w:t xml:space="preserve">displays the </w:t>
      </w:r>
      <w:r w:rsidRPr="003D683C">
        <w:rPr>
          <w:rFonts w:ascii="Times New Roman" w:hAnsi="Times New Roman" w:cs="Times New Roman"/>
          <w:sz w:val="20"/>
          <w:szCs w:val="20"/>
        </w:rPr>
        <w:t>log odds</w:t>
      </w:r>
      <w:r w:rsidR="003D683C">
        <w:rPr>
          <w:rFonts w:ascii="Times New Roman" w:hAnsi="Times New Roman" w:cs="Times New Roman"/>
          <w:sz w:val="20"/>
          <w:szCs w:val="20"/>
        </w:rPr>
        <w:t xml:space="preserve"> for each class</w:t>
      </w:r>
      <w:r w:rsidRPr="003D683C">
        <w:rPr>
          <w:rFonts w:ascii="Times New Roman" w:hAnsi="Times New Roman" w:cs="Times New Roman"/>
          <w:sz w:val="20"/>
          <w:szCs w:val="20"/>
        </w:rPr>
        <w:t xml:space="preserve">. </w:t>
      </w:r>
      <w:r w:rsidRPr="00BD6FBF">
        <w:rPr>
          <w:rFonts w:ascii="Times New Roman" w:hAnsi="Times New Roman" w:cs="Times New Roman"/>
          <w:b/>
          <w:bCs/>
          <w:sz w:val="20"/>
          <w:szCs w:val="20"/>
        </w:rPr>
        <w:t>B.</w:t>
      </w:r>
      <w:r w:rsidRPr="003D683C">
        <w:rPr>
          <w:rFonts w:ascii="Times New Roman" w:hAnsi="Times New Roman" w:cs="Times New Roman"/>
          <w:sz w:val="20"/>
          <w:szCs w:val="20"/>
        </w:rPr>
        <w:t xml:space="preserve"> SHAP summary plot for the phosphorylation class (left) and acetylation class (right). The summary plot shows how a feature’s effect on the output changes with its own value. For each feature, high values are shown in red and low values in blue. For example, it appears that rawVmax is positively </w:t>
      </w:r>
      <w:r w:rsidR="003D683C">
        <w:rPr>
          <w:rFonts w:ascii="Times New Roman" w:hAnsi="Times New Roman" w:cs="Times New Roman"/>
          <w:sz w:val="20"/>
          <w:szCs w:val="20"/>
        </w:rPr>
        <w:t xml:space="preserve">and negatively </w:t>
      </w:r>
      <w:r w:rsidRPr="003D683C">
        <w:rPr>
          <w:rFonts w:ascii="Times New Roman" w:hAnsi="Times New Roman" w:cs="Times New Roman"/>
          <w:sz w:val="20"/>
          <w:szCs w:val="20"/>
        </w:rPr>
        <w:t>correlated with the log odds of phosphorylation</w:t>
      </w:r>
      <w:r w:rsidR="003D683C">
        <w:rPr>
          <w:rFonts w:ascii="Times New Roman" w:hAnsi="Times New Roman" w:cs="Times New Roman"/>
          <w:sz w:val="20"/>
          <w:szCs w:val="20"/>
        </w:rPr>
        <w:t xml:space="preserve"> and </w:t>
      </w:r>
      <w:commentRangeStart w:id="19"/>
      <w:r w:rsidR="003D683C">
        <w:rPr>
          <w:rFonts w:ascii="Times New Roman" w:hAnsi="Times New Roman" w:cs="Times New Roman"/>
          <w:sz w:val="20"/>
          <w:szCs w:val="20"/>
        </w:rPr>
        <w:t>acetylation</w:t>
      </w:r>
      <w:commentRangeEnd w:id="19"/>
      <w:r w:rsidR="00775359">
        <w:rPr>
          <w:rStyle w:val="CommentReference"/>
        </w:rPr>
        <w:commentReference w:id="19"/>
      </w:r>
      <w:r w:rsidR="003D683C">
        <w:rPr>
          <w:rFonts w:ascii="Times New Roman" w:hAnsi="Times New Roman" w:cs="Times New Roman"/>
          <w:sz w:val="20"/>
          <w:szCs w:val="20"/>
        </w:rPr>
        <w:t xml:space="preserve"> respectively</w:t>
      </w:r>
      <w:r w:rsidRPr="003D683C">
        <w:rPr>
          <w:rFonts w:ascii="Times New Roman" w:hAnsi="Times New Roman" w:cs="Times New Roman"/>
          <w:sz w:val="20"/>
          <w:szCs w:val="20"/>
        </w:rPr>
        <w:t xml:space="preserve">. </w:t>
      </w:r>
      <w:r w:rsidRPr="00BD6FBF">
        <w:rPr>
          <w:rFonts w:ascii="Times New Roman" w:hAnsi="Times New Roman" w:cs="Times New Roman"/>
          <w:b/>
          <w:bCs/>
          <w:sz w:val="20"/>
          <w:szCs w:val="20"/>
        </w:rPr>
        <w:t>C.</w:t>
      </w:r>
      <w:r w:rsidRPr="003D683C">
        <w:rPr>
          <w:rFonts w:ascii="Times New Roman" w:hAnsi="Times New Roman" w:cs="Times New Roman"/>
          <w:sz w:val="20"/>
          <w:szCs w:val="20"/>
        </w:rPr>
        <w:t xml:space="preserve"> SHAP decision plot for </w:t>
      </w:r>
      <w:r w:rsidR="00BD6FBF">
        <w:rPr>
          <w:rFonts w:ascii="Times New Roman" w:hAnsi="Times New Roman" w:cs="Times New Roman"/>
          <w:sz w:val="20"/>
          <w:szCs w:val="20"/>
        </w:rPr>
        <w:t xml:space="preserve">a </w:t>
      </w:r>
      <w:r w:rsidRPr="003D683C">
        <w:rPr>
          <w:rFonts w:ascii="Times New Roman" w:hAnsi="Times New Roman" w:cs="Times New Roman"/>
          <w:sz w:val="20"/>
          <w:szCs w:val="20"/>
        </w:rPr>
        <w:t xml:space="preserve">phosphorylated enzyme (left) and acetylated </w:t>
      </w:r>
      <w:r w:rsidR="00BD6FBF">
        <w:rPr>
          <w:rFonts w:ascii="Times New Roman" w:hAnsi="Times New Roman" w:cs="Times New Roman"/>
          <w:sz w:val="20"/>
          <w:szCs w:val="20"/>
        </w:rPr>
        <w:t>enzyme</w:t>
      </w:r>
      <w:r w:rsidRPr="003D683C">
        <w:rPr>
          <w:rFonts w:ascii="Times New Roman" w:hAnsi="Times New Roman" w:cs="Times New Roman"/>
          <w:sz w:val="20"/>
          <w:szCs w:val="20"/>
        </w:rPr>
        <w:t xml:space="preserve"> (right)</w:t>
      </w:r>
      <w:r w:rsidR="00BD6FBF">
        <w:rPr>
          <w:rFonts w:ascii="Times New Roman" w:hAnsi="Times New Roman" w:cs="Times New Roman"/>
          <w:sz w:val="20"/>
          <w:szCs w:val="20"/>
        </w:rPr>
        <w:t xml:space="preserve"> s</w:t>
      </w:r>
      <w:r w:rsidRPr="003D683C">
        <w:rPr>
          <w:rFonts w:ascii="Times New Roman" w:hAnsi="Times New Roman" w:cs="Times New Roman"/>
          <w:sz w:val="20"/>
          <w:szCs w:val="20"/>
        </w:rPr>
        <w:t>hows how the model’s prediction was made for a single observation. Each line represents the log odds for a single class. The features are on the y-axis and are sorted by the average SHAP value for that specific observation. The lines intercept the top x-axis at their final log odds value</w:t>
      </w:r>
      <w:r w:rsidR="00BD6FBF">
        <w:rPr>
          <w:rFonts w:ascii="Times New Roman" w:hAnsi="Times New Roman" w:cs="Times New Roman"/>
          <w:sz w:val="20"/>
          <w:szCs w:val="20"/>
        </w:rPr>
        <w:t>.</w:t>
      </w:r>
      <w:r w:rsidRPr="003D683C">
        <w:rPr>
          <w:rFonts w:ascii="Times New Roman" w:hAnsi="Times New Roman" w:cs="Times New Roman"/>
          <w:sz w:val="20"/>
          <w:szCs w:val="20"/>
        </w:rPr>
        <w:t xml:space="preserve"> </w:t>
      </w:r>
      <w:r w:rsidR="00BD6FBF">
        <w:rPr>
          <w:rFonts w:ascii="Times New Roman" w:hAnsi="Times New Roman" w:cs="Times New Roman"/>
          <w:sz w:val="20"/>
          <w:szCs w:val="20"/>
        </w:rPr>
        <w:t xml:space="preserve">The class with the maximum log odds value is used as the </w:t>
      </w:r>
      <w:r w:rsidRPr="003D683C">
        <w:rPr>
          <w:rFonts w:ascii="Times New Roman" w:hAnsi="Times New Roman" w:cs="Times New Roman"/>
          <w:sz w:val="20"/>
          <w:szCs w:val="20"/>
        </w:rPr>
        <w:t>model’s output.</w:t>
      </w:r>
      <w:r w:rsidR="003D683C">
        <w:rPr>
          <w:rFonts w:ascii="Times New Roman" w:hAnsi="Times New Roman" w:cs="Times New Roman"/>
          <w:sz w:val="20"/>
          <w:szCs w:val="20"/>
        </w:rPr>
        <w:t xml:space="preserve"> </w:t>
      </w:r>
      <w:r w:rsidRPr="00BD6FBF">
        <w:rPr>
          <w:rFonts w:ascii="Times New Roman" w:hAnsi="Times New Roman" w:cs="Times New Roman"/>
          <w:b/>
          <w:bCs/>
          <w:sz w:val="20"/>
          <w:szCs w:val="20"/>
        </w:rPr>
        <w:t>D.</w:t>
      </w:r>
      <w:r w:rsidRPr="003D683C">
        <w:rPr>
          <w:rFonts w:ascii="Times New Roman" w:hAnsi="Times New Roman" w:cs="Times New Roman"/>
          <w:sz w:val="20"/>
          <w:szCs w:val="20"/>
        </w:rPr>
        <w:t xml:space="preserve"> SHAP force plots</w:t>
      </w:r>
      <w:r w:rsidR="00A312B0">
        <w:rPr>
          <w:rFonts w:ascii="Times New Roman" w:hAnsi="Times New Roman" w:cs="Times New Roman"/>
          <w:sz w:val="20"/>
          <w:szCs w:val="20"/>
        </w:rPr>
        <w:t xml:space="preserve"> </w:t>
      </w:r>
      <w:r w:rsidR="00A312B0" w:rsidRPr="003D683C">
        <w:rPr>
          <w:rFonts w:ascii="Times New Roman" w:hAnsi="Times New Roman" w:cs="Times New Roman"/>
          <w:sz w:val="20"/>
          <w:szCs w:val="20"/>
        </w:rPr>
        <w:t>show the features which significantly pushed the model output from its expected value to its final prediction. Features that push the prediction higher for the respective class are shown in purple and features that pushed it lower are shown in green.</w:t>
      </w:r>
      <w:r w:rsidR="00BD6FBF">
        <w:rPr>
          <w:rFonts w:ascii="Times New Roman" w:hAnsi="Times New Roman" w:cs="Times New Roman"/>
          <w:sz w:val="20"/>
          <w:szCs w:val="20"/>
        </w:rPr>
        <w:t xml:space="preserve"> </w:t>
      </w:r>
      <w:r w:rsidR="00A312B0">
        <w:rPr>
          <w:rFonts w:ascii="Times New Roman" w:hAnsi="Times New Roman" w:cs="Times New Roman"/>
          <w:sz w:val="20"/>
          <w:szCs w:val="20"/>
        </w:rPr>
        <w:t>Si</w:t>
      </w:r>
      <w:r w:rsidRPr="003D683C">
        <w:rPr>
          <w:rFonts w:ascii="Times New Roman" w:hAnsi="Times New Roman" w:cs="Times New Roman"/>
          <w:sz w:val="20"/>
          <w:szCs w:val="20"/>
        </w:rPr>
        <w:t xml:space="preserve">ngle force plots for </w:t>
      </w:r>
      <w:r w:rsidR="00A312B0">
        <w:rPr>
          <w:rFonts w:ascii="Times New Roman" w:hAnsi="Times New Roman" w:cs="Times New Roman"/>
          <w:sz w:val="20"/>
          <w:szCs w:val="20"/>
        </w:rPr>
        <w:t>a</w:t>
      </w:r>
      <w:r w:rsidRPr="003D683C">
        <w:rPr>
          <w:rFonts w:ascii="Times New Roman" w:hAnsi="Times New Roman" w:cs="Times New Roman"/>
          <w:sz w:val="20"/>
          <w:szCs w:val="20"/>
        </w:rPr>
        <w:t xml:space="preserve"> phosphorylated </w:t>
      </w:r>
      <w:r w:rsidR="00BD6FBF">
        <w:rPr>
          <w:rFonts w:ascii="Times New Roman" w:hAnsi="Times New Roman" w:cs="Times New Roman"/>
          <w:sz w:val="20"/>
          <w:szCs w:val="20"/>
        </w:rPr>
        <w:t xml:space="preserve">reaction </w:t>
      </w:r>
      <w:r w:rsidRPr="003D683C">
        <w:rPr>
          <w:rFonts w:ascii="Times New Roman" w:hAnsi="Times New Roman" w:cs="Times New Roman"/>
          <w:sz w:val="20"/>
          <w:szCs w:val="20"/>
        </w:rPr>
        <w:t>(top</w:t>
      </w:r>
      <w:r w:rsidR="00BD6FBF">
        <w:rPr>
          <w:rFonts w:ascii="Times New Roman" w:hAnsi="Times New Roman" w:cs="Times New Roman"/>
          <w:sz w:val="20"/>
          <w:szCs w:val="20"/>
        </w:rPr>
        <w:t xml:space="preserve">; </w:t>
      </w:r>
      <w:r w:rsidR="00BE4B80">
        <w:rPr>
          <w:rFonts w:ascii="Times New Roman" w:hAnsi="Times New Roman" w:cs="Times New Roman"/>
          <w:sz w:val="20"/>
          <w:szCs w:val="20"/>
        </w:rPr>
        <w:t>TPS3</w:t>
      </w:r>
      <w:r w:rsidRPr="003D683C">
        <w:rPr>
          <w:rFonts w:ascii="Times New Roman" w:hAnsi="Times New Roman" w:cs="Times New Roman"/>
          <w:sz w:val="20"/>
          <w:szCs w:val="20"/>
        </w:rPr>
        <w:t xml:space="preserve">) and </w:t>
      </w:r>
      <w:commentRangeStart w:id="20"/>
      <w:r w:rsidR="00A312B0">
        <w:rPr>
          <w:rFonts w:ascii="Times New Roman" w:hAnsi="Times New Roman" w:cs="Times New Roman"/>
          <w:sz w:val="20"/>
          <w:szCs w:val="20"/>
        </w:rPr>
        <w:t>a</w:t>
      </w:r>
      <w:commentRangeEnd w:id="20"/>
      <w:r w:rsidR="00775359">
        <w:rPr>
          <w:rStyle w:val="CommentReference"/>
        </w:rPr>
        <w:commentReference w:id="20"/>
      </w:r>
      <w:r w:rsidRPr="003D683C">
        <w:rPr>
          <w:rFonts w:ascii="Times New Roman" w:hAnsi="Times New Roman" w:cs="Times New Roman"/>
          <w:sz w:val="20"/>
          <w:szCs w:val="20"/>
        </w:rPr>
        <w:t xml:space="preserve"> acetylated </w:t>
      </w:r>
      <w:r w:rsidR="00BD6FBF">
        <w:rPr>
          <w:rFonts w:ascii="Times New Roman" w:hAnsi="Times New Roman" w:cs="Times New Roman"/>
          <w:sz w:val="20"/>
          <w:szCs w:val="20"/>
        </w:rPr>
        <w:t xml:space="preserve">reaction </w:t>
      </w:r>
      <w:r w:rsidRPr="003D683C">
        <w:rPr>
          <w:rFonts w:ascii="Times New Roman" w:hAnsi="Times New Roman" w:cs="Times New Roman"/>
          <w:sz w:val="20"/>
          <w:szCs w:val="20"/>
        </w:rPr>
        <w:t>(bottom</w:t>
      </w:r>
      <w:r w:rsidR="00BD6FBF">
        <w:rPr>
          <w:rFonts w:ascii="Times New Roman" w:hAnsi="Times New Roman" w:cs="Times New Roman"/>
          <w:sz w:val="20"/>
          <w:szCs w:val="20"/>
        </w:rPr>
        <w:t xml:space="preserve">; </w:t>
      </w:r>
      <w:proofErr w:type="spellStart"/>
      <w:r w:rsidR="00BE4B80">
        <w:rPr>
          <w:rFonts w:ascii="Times New Roman" w:hAnsi="Times New Roman" w:cs="Times New Roman"/>
          <w:sz w:val="20"/>
          <w:szCs w:val="20"/>
        </w:rPr>
        <w:t>sdhA</w:t>
      </w:r>
      <w:proofErr w:type="spellEnd"/>
      <w:r w:rsidRPr="003D683C">
        <w:rPr>
          <w:rFonts w:ascii="Times New Roman" w:hAnsi="Times New Roman" w:cs="Times New Roman"/>
          <w:sz w:val="20"/>
          <w:szCs w:val="20"/>
        </w:rPr>
        <w:t>)</w:t>
      </w:r>
      <w:r w:rsidR="00A312B0">
        <w:rPr>
          <w:rFonts w:ascii="Times New Roman" w:hAnsi="Times New Roman" w:cs="Times New Roman"/>
          <w:sz w:val="20"/>
          <w:szCs w:val="20"/>
        </w:rPr>
        <w:t xml:space="preserve"> are shown</w:t>
      </w:r>
      <w:r w:rsidRPr="003D683C">
        <w:rPr>
          <w:rFonts w:ascii="Times New Roman" w:hAnsi="Times New Roman" w:cs="Times New Roman"/>
          <w:sz w:val="20"/>
          <w:szCs w:val="20"/>
        </w:rPr>
        <w:t>. The collective force plots are made up of many single force plots rotated 90 degrees and stacked together horizontally</w:t>
      </w:r>
      <w:r w:rsidR="00A312B0">
        <w:rPr>
          <w:rFonts w:ascii="Times New Roman" w:hAnsi="Times New Roman" w:cs="Times New Roman"/>
          <w:sz w:val="20"/>
          <w:szCs w:val="20"/>
        </w:rPr>
        <w:t xml:space="preserve"> and are shown</w:t>
      </w:r>
      <w:r w:rsidRPr="003D683C">
        <w:rPr>
          <w:rFonts w:ascii="Times New Roman" w:hAnsi="Times New Roman" w:cs="Times New Roman"/>
          <w:sz w:val="20"/>
          <w:szCs w:val="20"/>
        </w:rPr>
        <w:t xml:space="preserve"> </w:t>
      </w:r>
      <w:r w:rsidR="00A312B0">
        <w:rPr>
          <w:rFonts w:ascii="Times New Roman" w:hAnsi="Times New Roman" w:cs="Times New Roman"/>
          <w:sz w:val="20"/>
          <w:szCs w:val="20"/>
        </w:rPr>
        <w:t xml:space="preserve">for </w:t>
      </w:r>
      <w:r w:rsidR="00A312B0" w:rsidRPr="003D683C">
        <w:rPr>
          <w:rFonts w:ascii="Times New Roman" w:hAnsi="Times New Roman" w:cs="Times New Roman"/>
          <w:sz w:val="20"/>
          <w:szCs w:val="20"/>
        </w:rPr>
        <w:t xml:space="preserve">phosphorylation (upper middle) and acetylation (bottom middle) </w:t>
      </w:r>
      <w:r w:rsidR="00A312B0">
        <w:rPr>
          <w:rFonts w:ascii="Times New Roman" w:hAnsi="Times New Roman" w:cs="Times New Roman"/>
          <w:sz w:val="20"/>
          <w:szCs w:val="20"/>
        </w:rPr>
        <w:t xml:space="preserve">for </w:t>
      </w:r>
      <w:r w:rsidR="00A312B0" w:rsidRPr="003D683C">
        <w:rPr>
          <w:rFonts w:ascii="Times New Roman" w:hAnsi="Times New Roman" w:cs="Times New Roman"/>
          <w:sz w:val="20"/>
          <w:szCs w:val="20"/>
        </w:rPr>
        <w:t xml:space="preserve">the same 50 random observations. </w:t>
      </w:r>
      <w:r w:rsidRPr="003D683C">
        <w:rPr>
          <w:rFonts w:ascii="Times New Roman" w:hAnsi="Times New Roman" w:cs="Times New Roman"/>
          <w:sz w:val="20"/>
          <w:szCs w:val="20"/>
        </w:rPr>
        <w:t>The model output, f(x), is on the y-axis and observations on the x-axis. The dashed lines show where the single force plot observations appear in the collective force plot. For both the single and collective force plots, the model output is read where the purple and green areas intersect.</w:t>
      </w:r>
      <w:r w:rsidR="00B70DF4">
        <w:rPr>
          <w:rFonts w:ascii="Times New Roman" w:hAnsi="Times New Roman" w:cs="Times New Roman"/>
          <w:sz w:val="20"/>
          <w:szCs w:val="20"/>
        </w:rPr>
        <w:t xml:space="preserve"> </w:t>
      </w:r>
      <w:r w:rsidR="00B70DF4" w:rsidRPr="00D7384D">
        <w:rPr>
          <w:rFonts w:ascii="Times New Roman" w:hAnsi="Times New Roman" w:cs="Times New Roman"/>
          <w:sz w:val="20"/>
          <w:szCs w:val="20"/>
        </w:rPr>
        <w:t>An interactive version of this plot is provided in the supplement.</w:t>
      </w:r>
    </w:p>
    <w:p w14:paraId="2E468403" w14:textId="77777777" w:rsidR="004B2A0B" w:rsidRDefault="004B2A0B" w:rsidP="003771D8">
      <w:pPr>
        <w:rPr>
          <w:rFonts w:ascii="Arial" w:hAnsi="Arial" w:cs="Arial"/>
        </w:rPr>
      </w:pPr>
    </w:p>
    <w:bookmarkEnd w:id="14"/>
    <w:p w14:paraId="1697E330" w14:textId="2B85C988" w:rsidR="00621AF8" w:rsidRPr="005B67E4" w:rsidRDefault="00621AF8" w:rsidP="00621AF8">
      <w:pPr>
        <w:rPr>
          <w:rFonts w:ascii="Arial" w:hAnsi="Arial" w:cs="Arial"/>
          <w:b/>
          <w:bCs/>
        </w:rPr>
      </w:pPr>
      <w:r w:rsidRPr="005B67E4">
        <w:rPr>
          <w:rFonts w:ascii="Arial" w:hAnsi="Arial" w:cs="Arial"/>
          <w:b/>
          <w:bCs/>
        </w:rPr>
        <w:t>Discussion</w:t>
      </w:r>
    </w:p>
    <w:p w14:paraId="2E89CD09" w14:textId="3EBEB0AC" w:rsidR="00875262" w:rsidRPr="005A2D05" w:rsidRDefault="0003174F" w:rsidP="00875262">
      <w:pPr>
        <w:rPr>
          <w:rFonts w:ascii="Arial" w:hAnsi="Arial" w:cs="Arial"/>
        </w:rPr>
      </w:pPr>
      <w:r w:rsidRPr="00940B34">
        <w:rPr>
          <w:rFonts w:ascii="Arial" w:hAnsi="Arial" w:cs="Arial"/>
          <w:bCs/>
        </w:rPr>
        <w:t xml:space="preserve">There are several ways to </w:t>
      </w:r>
      <w:r>
        <w:rPr>
          <w:rFonts w:ascii="Arial" w:hAnsi="Arial" w:cs="Arial"/>
          <w:bCs/>
        </w:rPr>
        <w:t>regulate</w:t>
      </w:r>
      <w:r w:rsidRPr="00940B34">
        <w:rPr>
          <w:rFonts w:ascii="Arial" w:hAnsi="Arial" w:cs="Arial"/>
          <w:bCs/>
        </w:rPr>
        <w:t xml:space="preserve"> an enzyme's activity in a cell.</w:t>
      </w:r>
      <w:r>
        <w:rPr>
          <w:rFonts w:ascii="Arial" w:hAnsi="Arial" w:cs="Arial"/>
          <w:bCs/>
        </w:rPr>
        <w:t xml:space="preserve"> Yet, t</w:t>
      </w:r>
      <w:r w:rsidRPr="00F71871">
        <w:rPr>
          <w:rFonts w:ascii="Arial" w:hAnsi="Arial" w:cs="Arial"/>
          <w:bCs/>
        </w:rPr>
        <w:t xml:space="preserve">he principles that determine when an enzyme is regulated by </w:t>
      </w:r>
      <w:r w:rsidR="00DC143C">
        <w:rPr>
          <w:rFonts w:ascii="Arial" w:hAnsi="Arial" w:cs="Arial"/>
          <w:bCs/>
        </w:rPr>
        <w:t xml:space="preserve">different </w:t>
      </w:r>
      <w:r w:rsidR="005A2D05">
        <w:rPr>
          <w:rFonts w:ascii="Arial" w:hAnsi="Arial" w:cs="Arial"/>
          <w:bCs/>
        </w:rPr>
        <w:t xml:space="preserve">PTMs </w:t>
      </w:r>
      <w:r w:rsidRPr="00F71871">
        <w:rPr>
          <w:rFonts w:ascii="Arial" w:hAnsi="Arial" w:cs="Arial"/>
          <w:bCs/>
        </w:rPr>
        <w:t xml:space="preserve">are unknown. </w:t>
      </w:r>
      <w:r w:rsidR="00313DED">
        <w:rPr>
          <w:rFonts w:ascii="Arial" w:hAnsi="Arial" w:cs="Arial"/>
          <w:bCs/>
        </w:rPr>
        <w:t xml:space="preserve">Here </w:t>
      </w:r>
      <w:r w:rsidR="00313DED" w:rsidRPr="00F71871">
        <w:rPr>
          <w:rFonts w:ascii="Arial" w:hAnsi="Arial" w:cs="Arial"/>
          <w:bCs/>
        </w:rPr>
        <w:t>we systematically analyze patterns of metabolic regulation in model microbes</w:t>
      </w:r>
      <w:r w:rsidR="00313DED">
        <w:rPr>
          <w:rFonts w:ascii="Arial" w:hAnsi="Arial" w:cs="Arial"/>
          <w:bCs/>
        </w:rPr>
        <w:t xml:space="preserve"> and mammalian cells using </w:t>
      </w:r>
      <w:r w:rsidR="00D87306">
        <w:rPr>
          <w:rFonts w:ascii="Arial" w:hAnsi="Arial" w:cs="Arial"/>
          <w:bCs/>
        </w:rPr>
        <w:t xml:space="preserve">a new approach called </w:t>
      </w:r>
      <w:r w:rsidR="00313DED">
        <w:rPr>
          <w:rFonts w:ascii="Arial" w:hAnsi="Arial" w:cs="Arial"/>
          <w:bCs/>
        </w:rPr>
        <w:t>CAROM</w:t>
      </w:r>
      <w:r w:rsidR="00313DED" w:rsidRPr="00F71871">
        <w:rPr>
          <w:rFonts w:ascii="Arial" w:hAnsi="Arial" w:cs="Arial"/>
          <w:bCs/>
        </w:rPr>
        <w:t xml:space="preserve">. </w:t>
      </w:r>
      <w:r w:rsidR="00313DED">
        <w:rPr>
          <w:rFonts w:ascii="Arial" w:hAnsi="Arial" w:cs="Arial"/>
        </w:rPr>
        <w:t xml:space="preserve">Our approach explains why some proteins are regulated by specific PTMs in a condition based on their biochemical properties, activity in a condition, and location in the metabolic network. </w:t>
      </w:r>
      <w:r w:rsidR="009D4319" w:rsidRPr="00F71871">
        <w:rPr>
          <w:rFonts w:ascii="Arial" w:hAnsi="Arial" w:cs="Arial"/>
          <w:bCs/>
        </w:rPr>
        <w:t xml:space="preserve">We find that </w:t>
      </w:r>
      <w:r w:rsidR="00790D98">
        <w:rPr>
          <w:rFonts w:ascii="Arial" w:hAnsi="Arial" w:cs="Arial"/>
          <w:bCs/>
        </w:rPr>
        <w:t>a small set of</w:t>
      </w:r>
      <w:r w:rsidR="009D4319" w:rsidRPr="00F71871">
        <w:rPr>
          <w:rFonts w:ascii="Arial" w:hAnsi="Arial" w:cs="Arial"/>
          <w:bCs/>
        </w:rPr>
        <w:t xml:space="preserve"> </w:t>
      </w:r>
      <w:r w:rsidR="00790D98">
        <w:rPr>
          <w:rFonts w:ascii="Arial" w:hAnsi="Arial" w:cs="Arial"/>
          <w:bCs/>
        </w:rPr>
        <w:t xml:space="preserve">13 features </w:t>
      </w:r>
      <w:r w:rsidR="009D4319">
        <w:rPr>
          <w:rFonts w:ascii="Arial" w:hAnsi="Arial" w:cs="Arial"/>
          <w:bCs/>
        </w:rPr>
        <w:t xml:space="preserve">can </w:t>
      </w:r>
      <w:r w:rsidR="009D4319" w:rsidRPr="00F71871">
        <w:rPr>
          <w:rFonts w:ascii="Arial" w:hAnsi="Arial" w:cs="Arial"/>
          <w:bCs/>
        </w:rPr>
        <w:t xml:space="preserve">distinguish the targets of each mechanism. </w:t>
      </w:r>
      <w:r w:rsidR="009D4319">
        <w:rPr>
          <w:rFonts w:ascii="Arial" w:hAnsi="Arial" w:cs="Arial"/>
          <w:bCs/>
        </w:rPr>
        <w:t>The importance of these features is highly c</w:t>
      </w:r>
      <w:r w:rsidR="009D4319">
        <w:rPr>
          <w:rFonts w:ascii="Arial" w:hAnsi="Arial" w:cs="Arial"/>
        </w:rPr>
        <w:t xml:space="preserve">onsistent across numerous datasets suggesting that these features may play a role in influencing regulation. </w:t>
      </w:r>
      <w:r w:rsidR="00875262" w:rsidRPr="00991096">
        <w:rPr>
          <w:rFonts w:ascii="Arial" w:hAnsi="Arial" w:cs="Arial"/>
          <w:bCs/>
        </w:rPr>
        <w:t xml:space="preserve">Although the relevance of some of the features, such as topology, has been observed previously for transcriptional regulation, this is the first time an association between regulation by PTMs and condition-specific attributes such as maximal flux has been reported. </w:t>
      </w:r>
    </w:p>
    <w:p w14:paraId="66536B95" w14:textId="44140324" w:rsidR="009D4319" w:rsidRDefault="005A2D05" w:rsidP="009D4319">
      <w:pPr>
        <w:rPr>
          <w:rFonts w:ascii="Arial" w:hAnsi="Arial" w:cs="Arial"/>
        </w:rPr>
      </w:pPr>
      <w:r w:rsidRPr="00F71871">
        <w:rPr>
          <w:rFonts w:ascii="Arial" w:hAnsi="Arial" w:cs="Arial"/>
          <w:bCs/>
        </w:rPr>
        <w:t xml:space="preserve">These key </w:t>
      </w:r>
      <w:r>
        <w:rPr>
          <w:rFonts w:ascii="Arial" w:hAnsi="Arial" w:cs="Arial"/>
          <w:bCs/>
        </w:rPr>
        <w:t xml:space="preserve">features </w:t>
      </w:r>
      <w:r>
        <w:rPr>
          <w:rFonts w:ascii="Arial" w:hAnsi="Arial" w:cs="Arial"/>
        </w:rPr>
        <w:t xml:space="preserve">identified by CAROM </w:t>
      </w:r>
      <w:r w:rsidRPr="001116CD">
        <w:rPr>
          <w:rFonts w:ascii="Arial" w:hAnsi="Arial" w:cs="Arial"/>
        </w:rPr>
        <w:t xml:space="preserve">may be related to specific functions performed by each </w:t>
      </w:r>
      <w:r>
        <w:rPr>
          <w:rFonts w:ascii="Arial" w:hAnsi="Arial" w:cs="Arial"/>
        </w:rPr>
        <w:t>PTM</w:t>
      </w:r>
      <w:r w:rsidRPr="001116CD">
        <w:rPr>
          <w:rFonts w:ascii="Arial" w:hAnsi="Arial" w:cs="Arial"/>
        </w:rPr>
        <w:t>.</w:t>
      </w:r>
      <w:r>
        <w:rPr>
          <w:rFonts w:ascii="Arial" w:hAnsi="Arial" w:cs="Arial"/>
        </w:rPr>
        <w:t xml:space="preserve"> For example, phosphorylation may represent a mechanism of f</w:t>
      </w:r>
      <w:r w:rsidRPr="00AB0474">
        <w:rPr>
          <w:rFonts w:ascii="Arial" w:hAnsi="Arial" w:cs="Arial"/>
        </w:rPr>
        <w:t xml:space="preserve">eedback regulation </w:t>
      </w:r>
      <w:r>
        <w:rPr>
          <w:rFonts w:ascii="Arial" w:hAnsi="Arial" w:cs="Arial"/>
        </w:rPr>
        <w:t>to control futile cycles and high flux reactions that</w:t>
      </w:r>
      <w:r w:rsidRPr="00AB0474">
        <w:rPr>
          <w:rFonts w:ascii="Arial" w:hAnsi="Arial" w:cs="Arial"/>
        </w:rPr>
        <w:t xml:space="preserve"> consume </w:t>
      </w:r>
      <w:r>
        <w:rPr>
          <w:rFonts w:ascii="Arial" w:hAnsi="Arial" w:cs="Arial"/>
        </w:rPr>
        <w:t xml:space="preserve">ATP </w:t>
      </w:r>
      <w:r>
        <w:rPr>
          <w:rFonts w:ascii="Arial" w:hAnsi="Arial" w:cs="Arial"/>
        </w:rPr>
        <w:fldChar w:fldCharType="begin" w:fldLock="1"/>
      </w:r>
      <w:r w:rsidR="009813A7">
        <w:rPr>
          <w:rFonts w:ascii="Arial" w:hAnsi="Arial" w:cs="Arial"/>
        </w:rPr>
        <w:instrText>ADDIN CSL_CITATION {"citationItems":[{"id":"ITEM-1","itemData":{"ISBN":"1369-5274","author":[{"dropping-particle":"","family":"Kochanowski","given":"Karl","non-dropping-particle":"","parse-names":false,"suffix":""},{"dropping-particle":"","family":"Sauer","given":"Uwe","non-dropping-particle":"","parse-names":false,"suffix":""},{"dropping-particle":"","family":"Noor","given":"Elad","non-dropping-particle":"","parse-names":false,"suffix":""}],"container-title":"Curr Opin Microbiol","id":"ITEM-1","issued":{"date-parts":[["2015"]]},"page":"10-17","title":"Posttranslational regulation of microbial metabolism","type":"article-journal","volume":"27"},"uris":["http://www.mendeley.com/documents/?uuid=20d3e308-c1b6-4922-82f3-a82bb47536d4"]},{"id":"ITEM-2","itemData":{"DOI":"10.1016/j.tem.2015.09.013","ISSN":"18793061","abstract":"Metabolism research is undergoing a renaissance because many diseases are increasingly recognized as being characterized by perturbations in intracellular metabolic regulation. Metabolic changes can be conferred through changes to the expression of metabolic enzymes, the concentrations of substrates or products that govern reaction kinetics, or post-translational modification (PTM) of the proteins that facilitate these reactions. On the 60th anniversary since its discovery, reversible protein phosphorylation is widely appreciated as an essential PTM regulating metabolism. With the ability to quantitatively measure dynamic changes in protein phosphorylation on a global scale - hereafter referred to as phosphoproteomics - we are now entering a new era in metabolism research, with mass spectrometry (MS)-based proteomics at the helm. Tremendous advances in MS-based phosphoproteomics have uncovered tens of thousands of phosphorylation sites on the majority of cellular proteins. Well-studied kinases and their substrates represent only a small fraction of the regulated phosphoproteome, suggesting that many important regulatory nodes remain unexplored. Metabolism is regulated by and regulates signal transduction in an intricate network of cellular and organismal regulation. Recent developments aimed at simplifying the phosphoproteomics workflow allow for many larger and in vivo studies, and promise to make the technology accessible to a wider audience.","author":[{"dropping-particle":"","family":"Humphrey","given":"Sean J.","non-dropping-particle":"","parse-names":false,"suffix":""},{"dropping-particle":"","family":"James","given":"David E.","non-dropping-particle":"","parse-names":false,"suffix":""},{"dropping-particle":"","family":"Mann","given":"Matthias","non-dropping-particle":"","parse-names":false,"suffix":""}],"container-title":"Trends in Endocrinology and Metabolism","id":"ITEM-2","issued":{"date-parts":[["2015"]]},"title":"Protein Phosphorylation: A Major Switch Mechanism for Metabolic Regulation","type":"article"},"uris":["http://www.mendeley.com/documents/?uuid=b2240db0-94ab-4fd5-9326-72275fada4fa"]}],"mendeley":{"formattedCitation":"[6,64]","plainTextFormattedCitation":"[6,64]","previouslyFormattedCitation":"[6,64]"},"properties":{"noteIndex":0},"schema":"https://github.com/citation-style-language/schema/raw/master/csl-citation.json"}</w:instrText>
      </w:r>
      <w:r>
        <w:rPr>
          <w:rFonts w:ascii="Arial" w:hAnsi="Arial" w:cs="Arial"/>
        </w:rPr>
        <w:fldChar w:fldCharType="separate"/>
      </w:r>
      <w:r w:rsidR="00B90661" w:rsidRPr="00B90661">
        <w:rPr>
          <w:rFonts w:ascii="Arial" w:hAnsi="Arial" w:cs="Arial"/>
          <w:noProof/>
        </w:rPr>
        <w:t>[6,64]</w:t>
      </w:r>
      <w:r>
        <w:rPr>
          <w:rFonts w:ascii="Arial" w:hAnsi="Arial" w:cs="Arial"/>
        </w:rPr>
        <w:fldChar w:fldCharType="end"/>
      </w:r>
      <w:r w:rsidRPr="00AB0474">
        <w:rPr>
          <w:rFonts w:ascii="Arial" w:hAnsi="Arial" w:cs="Arial"/>
        </w:rPr>
        <w:t>.</w:t>
      </w:r>
      <w:r>
        <w:rPr>
          <w:rFonts w:ascii="Arial" w:hAnsi="Arial" w:cs="Arial"/>
        </w:rPr>
        <w:t xml:space="preserve"> However, it is unclear how the maximum flux is sensed by the cell. These regulatory interactions may have been shaped by evolution to avoid drain of ATP. Cells may also utilize ‘flux sensors’ to identify such reactions </w:t>
      </w:r>
      <w:r w:rsidR="00FE4665">
        <w:rPr>
          <w:rFonts w:ascii="Arial" w:hAnsi="Arial" w:cs="Arial"/>
        </w:rPr>
        <w:fldChar w:fldCharType="begin" w:fldLock="1"/>
      </w:r>
      <w:r w:rsidR="009813A7">
        <w:rPr>
          <w:rFonts w:ascii="Arial" w:hAnsi="Arial" w:cs="Arial"/>
        </w:rPr>
        <w:instrText>ADDIN CSL_CITATION {"citationItems":[{"id":"ITEM-1","itemData":{"DOI":"10.1073/pnas.1202582110","ISSN":"10916490","PMID":"23277571","abstract":"Regulation of metabolic operation in response to extracellular cues is crucial for cells' survival. Next to the canonical nutrient sensors, which measure the concentration of nutrients, recently intracellular \"metabolic flux\" was proposed as a novel impetus for metabolic regulation. According to this concept, cells would have molecular systems (\"flux sensors\") in place that regulate metabolism as a function of the actually occurring metabolic fluxes. Although this resembles an appealing concept, we have not had any experimental evidence for the existence of flux sensors and also we have not known how these flux sensors would work in detail. Here, we show experimental evidence that supports the hypothesis that Escherichia coli is indeed able to measure its glycolytic flux and uses this signal for metabolic regulation. Combining experiment and theory, we show how this flux-sensing function could emerge from an aggregate of several molecular mechanisms: First, the systemof reactions of lower glycolysis and the feedforward activation of fructose-1,6-bisphosphate on pyruvate kinase translate flux information into the concentration of the metabolite fructose-1,6-bisphosphate. The interaction of this \"flux-signaling metabolite\" with the transcription factor Cra then leads to flux-dependent regulation. By responding to glycolytic flux, rather than to the concentration of individual carbon sources, the cellmay minimize sensing and regulatory expenses.","author":[{"dropping-particle":"","family":"Kochanowski","given":"Karl","non-dropping-particle":"","parse-names":false,"suffix":""},{"dropping-particle":"","family":"Volkmer","given":"Benjamin","non-dropping-particle":"","parse-names":false,"suffix":""},{"dropping-particle":"","family":"Gerosa","given":"Luca","non-dropping-particle":"","parse-names":false,"suffix":""},{"dropping-particle":"","family":"Rijsewijk","given":"Bart R.Haverkorn","non-dropping-particle":"Van","parse-names":false,"suffix":""},{"dropping-particle":"","family":"Schmidt","given":"Alexander","non-dropping-particle":"","parse-names":false,"suffix":""},{"dropping-particle":"","family":"Heinemann","given":"Matthias","non-dropping-particle":"","parse-names":false,"suffix":""}],"container-title":"Proceedings of the National Academy of Sciences of the United States of America","id":"ITEM-1","issued":{"date-parts":[["2013"]]},"title":"Functioning of a metabolic flux sensor in Escherichia coli","type":"article-journal"},"uris":["http://www.mendeley.com/documents/?uuid=a5df0789-aee2-43a0-90a9-00aec4ce740d"]}],"mendeley":{"formattedCitation":"[65]","plainTextFormattedCitation":"[65]","previouslyFormattedCitation":"[65]"},"properties":{"noteIndex":0},"schema":"https://github.com/citation-style-language/schema/raw/master/csl-citation.json"}</w:instrText>
      </w:r>
      <w:r w:rsidR="00FE4665">
        <w:rPr>
          <w:rFonts w:ascii="Arial" w:hAnsi="Arial" w:cs="Arial"/>
        </w:rPr>
        <w:fldChar w:fldCharType="separate"/>
      </w:r>
      <w:r w:rsidR="00B90661" w:rsidRPr="00B90661">
        <w:rPr>
          <w:rFonts w:ascii="Arial" w:hAnsi="Arial" w:cs="Arial"/>
          <w:noProof/>
        </w:rPr>
        <w:t>[65]</w:t>
      </w:r>
      <w:r w:rsidR="00FE4665">
        <w:rPr>
          <w:rFonts w:ascii="Arial" w:hAnsi="Arial" w:cs="Arial"/>
        </w:rPr>
        <w:fldChar w:fldCharType="end"/>
      </w:r>
      <w:r>
        <w:rPr>
          <w:rFonts w:ascii="Arial" w:hAnsi="Arial" w:cs="Arial"/>
        </w:rPr>
        <w:t xml:space="preserve">. </w:t>
      </w:r>
      <w:r w:rsidR="009D4319">
        <w:rPr>
          <w:rFonts w:ascii="Arial" w:hAnsi="Arial" w:cs="Arial"/>
        </w:rPr>
        <w:t xml:space="preserve">Similarly, we find that </w:t>
      </w:r>
      <w:r w:rsidR="002A7B6B" w:rsidRPr="000129ED">
        <w:rPr>
          <w:rFonts w:ascii="Arial" w:hAnsi="Arial" w:cs="Arial"/>
        </w:rPr>
        <w:t xml:space="preserve">enzymes are </w:t>
      </w:r>
      <w:r w:rsidR="00CD3480">
        <w:rPr>
          <w:rFonts w:ascii="Arial" w:hAnsi="Arial" w:cs="Arial"/>
        </w:rPr>
        <w:t>likely to be</w:t>
      </w:r>
      <w:r w:rsidR="002A7B6B" w:rsidRPr="000129ED">
        <w:rPr>
          <w:rFonts w:ascii="Arial" w:hAnsi="Arial" w:cs="Arial"/>
        </w:rPr>
        <w:t xml:space="preserve"> acetylated in conditions where their activity is growth limiting. </w:t>
      </w:r>
      <w:r w:rsidR="009D4319" w:rsidRPr="000129ED">
        <w:rPr>
          <w:rFonts w:ascii="Arial" w:hAnsi="Arial" w:cs="Arial"/>
        </w:rPr>
        <w:t xml:space="preserve">During transition to stationary phase, essential genes do not show significant changes in transcript and protein </w:t>
      </w:r>
      <w:proofErr w:type="gramStart"/>
      <w:r w:rsidR="009D4319" w:rsidRPr="000129ED">
        <w:rPr>
          <w:rFonts w:ascii="Arial" w:hAnsi="Arial" w:cs="Arial"/>
        </w:rPr>
        <w:t>levels, but</w:t>
      </w:r>
      <w:proofErr w:type="gramEnd"/>
      <w:r w:rsidR="009D4319" w:rsidRPr="000129ED">
        <w:rPr>
          <w:rFonts w:ascii="Arial" w:hAnsi="Arial" w:cs="Arial"/>
        </w:rPr>
        <w:t xml:space="preserve"> show significant changes in acetylation in both yeast and </w:t>
      </w:r>
      <w:r w:rsidR="00EF09FA" w:rsidRPr="00EF09FA">
        <w:rPr>
          <w:rFonts w:ascii="Arial" w:hAnsi="Arial" w:cs="Arial"/>
          <w:i/>
          <w:iCs/>
        </w:rPr>
        <w:t>E. coli</w:t>
      </w:r>
      <w:r w:rsidR="009D4319" w:rsidRPr="000129ED">
        <w:rPr>
          <w:rFonts w:ascii="Arial" w:hAnsi="Arial" w:cs="Arial"/>
        </w:rPr>
        <w:t>. The substrate for acetylation – acetyl-</w:t>
      </w:r>
      <w:proofErr w:type="spellStart"/>
      <w:r w:rsidR="009D4319" w:rsidRPr="000129ED">
        <w:rPr>
          <w:rFonts w:ascii="Arial" w:hAnsi="Arial" w:cs="Arial"/>
        </w:rPr>
        <w:t>coA</w:t>
      </w:r>
      <w:proofErr w:type="spellEnd"/>
      <w:r w:rsidR="009D4319" w:rsidRPr="000129ED">
        <w:rPr>
          <w:rFonts w:ascii="Arial" w:hAnsi="Arial" w:cs="Arial"/>
        </w:rPr>
        <w:t xml:space="preserve">, is a key metabolic intermediate at the crossroads of </w:t>
      </w:r>
      <w:r w:rsidR="00CA0D28">
        <w:rPr>
          <w:rFonts w:ascii="Arial" w:hAnsi="Arial" w:cs="Arial"/>
        </w:rPr>
        <w:t>ca</w:t>
      </w:r>
      <w:r w:rsidR="00790D98">
        <w:rPr>
          <w:rFonts w:ascii="Arial" w:hAnsi="Arial" w:cs="Arial"/>
        </w:rPr>
        <w:t>tabolic and anabolic</w:t>
      </w:r>
      <w:r w:rsidR="009D4319" w:rsidRPr="000129ED">
        <w:rPr>
          <w:rFonts w:ascii="Arial" w:hAnsi="Arial" w:cs="Arial"/>
        </w:rPr>
        <w:t xml:space="preserve"> pathways. </w:t>
      </w:r>
      <w:r w:rsidR="002C13B0">
        <w:rPr>
          <w:rFonts w:ascii="Arial" w:hAnsi="Arial" w:cs="Arial"/>
        </w:rPr>
        <w:t>B</w:t>
      </w:r>
      <w:r w:rsidR="009D4319" w:rsidRPr="000129ED">
        <w:rPr>
          <w:rFonts w:ascii="Arial" w:hAnsi="Arial" w:cs="Arial"/>
        </w:rPr>
        <w:t xml:space="preserve">y regulating growth limiting enzymes, </w:t>
      </w:r>
      <w:r w:rsidR="002C13B0">
        <w:rPr>
          <w:rFonts w:ascii="Arial" w:hAnsi="Arial" w:cs="Arial"/>
        </w:rPr>
        <w:t>a</w:t>
      </w:r>
      <w:r w:rsidR="002C13B0" w:rsidRPr="000129ED">
        <w:rPr>
          <w:rFonts w:ascii="Arial" w:hAnsi="Arial" w:cs="Arial"/>
        </w:rPr>
        <w:t xml:space="preserve">cetylation </w:t>
      </w:r>
      <w:r w:rsidR="009D4319" w:rsidRPr="000129ED">
        <w:rPr>
          <w:rFonts w:ascii="Arial" w:hAnsi="Arial" w:cs="Arial"/>
        </w:rPr>
        <w:t xml:space="preserve">may play an evolutionarily conserved role in determining the balance of </w:t>
      </w:r>
      <w:r w:rsidR="009F3FE7">
        <w:rPr>
          <w:rFonts w:ascii="Arial" w:hAnsi="Arial" w:cs="Arial"/>
        </w:rPr>
        <w:t>biosynthetic</w:t>
      </w:r>
      <w:r w:rsidR="009D4319" w:rsidRPr="000129ED">
        <w:rPr>
          <w:rFonts w:ascii="Arial" w:hAnsi="Arial" w:cs="Arial"/>
        </w:rPr>
        <w:t xml:space="preserve"> and catabolic processes in a cell.  </w:t>
      </w:r>
    </w:p>
    <w:p w14:paraId="470EFC56" w14:textId="6FBD05FF" w:rsidR="005A2D05" w:rsidRDefault="009D4319" w:rsidP="009D4319">
      <w:pPr>
        <w:rPr>
          <w:rFonts w:ascii="Arial" w:hAnsi="Arial" w:cs="Arial"/>
        </w:rPr>
      </w:pPr>
      <w:r>
        <w:rPr>
          <w:rFonts w:ascii="Arial" w:hAnsi="Arial" w:cs="Arial"/>
        </w:rPr>
        <w:t>We previously found that the metabolic flux of PTM substrates, such as acetyl-</w:t>
      </w:r>
      <w:proofErr w:type="spellStart"/>
      <w:r>
        <w:rPr>
          <w:rFonts w:ascii="Arial" w:hAnsi="Arial" w:cs="Arial"/>
        </w:rPr>
        <w:t>coA</w:t>
      </w:r>
      <w:proofErr w:type="spellEnd"/>
      <w:r w:rsidR="00FE3BE1">
        <w:rPr>
          <w:rFonts w:ascii="Arial" w:hAnsi="Arial" w:cs="Arial"/>
        </w:rPr>
        <w:t xml:space="preserve"> and SAM</w:t>
      </w:r>
      <w:r>
        <w:rPr>
          <w:rFonts w:ascii="Arial" w:hAnsi="Arial" w:cs="Arial"/>
        </w:rPr>
        <w:t xml:space="preserve">, is predictive of </w:t>
      </w:r>
      <w:r w:rsidR="00700FEC">
        <w:rPr>
          <w:rFonts w:ascii="Arial" w:hAnsi="Arial" w:cs="Arial"/>
        </w:rPr>
        <w:t xml:space="preserve">nuclear </w:t>
      </w:r>
      <w:r>
        <w:rPr>
          <w:rFonts w:ascii="Arial" w:hAnsi="Arial" w:cs="Arial"/>
        </w:rPr>
        <w:t xml:space="preserve">histone acetylation and methylation </w:t>
      </w:r>
      <w:r w:rsidR="005F1FE4">
        <w:rPr>
          <w:rFonts w:ascii="Arial" w:hAnsi="Arial" w:cs="Arial"/>
        </w:rPr>
        <w:t xml:space="preserve">levels </w:t>
      </w:r>
      <w:r>
        <w:rPr>
          <w:rFonts w:ascii="Arial" w:hAnsi="Arial" w:cs="Arial"/>
        </w:rPr>
        <w:t>in mammalian cells</w:t>
      </w:r>
      <w:r w:rsidR="00FE4665">
        <w:rPr>
          <w:rFonts w:ascii="Arial" w:hAnsi="Arial" w:cs="Arial"/>
        </w:rPr>
        <w:t xml:space="preserve"> </w:t>
      </w:r>
      <w:r w:rsidR="00FE4665">
        <w:rPr>
          <w:rFonts w:ascii="Arial" w:hAnsi="Arial" w:cs="Arial"/>
        </w:rPr>
        <w:fldChar w:fldCharType="begin" w:fldLock="1"/>
      </w:r>
      <w:r w:rsidR="009813A7">
        <w:rPr>
          <w:rFonts w:ascii="Arial" w:hAnsi="Arial" w:cs="Arial"/>
        </w:rPr>
        <w:instrText>ADDIN CSL_CITATION {"citationItems":[{"id":"ITEM-1","itemData":{"DOI":"10.7303/syn17114770","URL":"http://synapse.org/MetabolismEpigenomeModel","author":[{"dropping-particle":"","family":"Shen","given":"Fangzhou","non-dropping-particle":"","parse-names":false,"suffix":""},{"dropping-particle":"","family":"Chandrasekaran","given":"Sriram","non-dropping-particle":"","parse-names":false,"suffix":""}],"container-title":"Synapse","id":"ITEM-1","issued":{"date-parts":[["2019"]]},"title":"Genome-scale network model of metabolism and histone acetylation","type":"webpage"},"uris":["http://www.mendeley.com/documents/?uuid=9224379c-a5a3-46d9-a109-a5f6174558bb"]},{"id":"ITEM-2","itemData":{"DOI":"10.1016/j.celrep.2017.07.048","ISSN":"22111247","abstract":"© 2017 The Authors Metabolism is an emerging stem cell hallmark tied to cell fate, pluripotency, and self-renewal, yet systems-level understanding of stem cell metabolism has been limited by the lack of genome-scale network models. Here, we develop a systems approach to integrate time-course metabolomics data with a computational model of metabolism to analyze the metabolic state of naive and primed murine pluripotent stem cells. Using this approach, we find that one-carbon metabolism involving phosphoglycerate dehydrogenase, folate synthesis, and nucleotide synthesis is a key pathway that differs between the two states, resulting in differential sensitivity to anti-folates. The model also predicts that the pluripotency factor Lin28 regulates this one-carbon metabolic pathway, which we validate using metabolomics data from Lin28-deficient cells. Moreover, we identify and validate metabolic reactions related to S-adenosyl-methionine production that can differentially impact histone methylation in naive and primed cells. Our network-based approach provides a framework for characterizing metabolic changes influencing pluripotency and cell fate. Chandrasekaran et al. use computational modeling, metabolomics, and metabolic inhibitors to discover metabolic differences between various pluripotent stem cell states and infer their impact on stem cell fate decisions.","author":[{"dropping-particle":"","family":"Chandrasekaran","given":"S.","non-dropping-particle":"","parse-names":false,"suffix":""},{"dropping-particle":"","family":"Zhang","given":"J.","non-dropping-particle":"","parse-names":false,"suffix":""},{"dropping-particle":"","family":"Sun","given":"Z.","non-dropping-particle":"","parse-names":false,"suffix":""},{"dropping-particle":"","family":"Zhang","given":"L.","non-dropping-particle":"","parse-names":false,"suffix":""},{"dropping-particle":"","family":"Ross","given":"C.A.","non-dropping-particle":"","parse-names":false,"suffix":""},{"dropping-particle":"","family":"Huang","given":"Y.-C.","non-dropping-particle":"","parse-names":false,"suffix":""},{"dropping-particle":"","family":"Asara","given":"J.M.","non-dropping-particle":"","parse-names":false,"suffix":""},{"dropping-particle":"","family":"Li","given":"H.","non-dropping-particle":"","parse-names":false,"suffix":""},{"dropping-particle":"","family":"Daley","given":"G.Q.","non-dropping-particle":"","parse-names":false,"suffix":""},{"dropping-particle":"","family":"Collins","given":"J.J.","non-dropping-particle":"","parse-names":false,"suffix":""}],"container-title":"Cell Reports","id":"ITEM-2","issue":"10","issued":{"date-parts":[["2017"]]},"title":"Comprehensive Mapping of Pluripotent Stem Cell Metabolism Using Dynamic Genome-Scale Network Modeling","type":"article-journal","volume":"21"},"uris":["http://www.mendeley.com/documents/?uuid=9e59ff37-9013-30e1-a92a-d969e980b63a"]}],"mendeley":{"formattedCitation":"[54,66]","plainTextFormattedCitation":"[54,66]","previouslyFormattedCitation":"[54,66]"},"properties":{"noteIndex":0},"schema":"https://github.com/citation-style-language/schema/raw/master/csl-citation.json"}</w:instrText>
      </w:r>
      <w:r w:rsidR="00FE4665">
        <w:rPr>
          <w:rFonts w:ascii="Arial" w:hAnsi="Arial" w:cs="Arial"/>
        </w:rPr>
        <w:fldChar w:fldCharType="separate"/>
      </w:r>
      <w:r w:rsidR="00B90661" w:rsidRPr="00B90661">
        <w:rPr>
          <w:rFonts w:ascii="Arial" w:hAnsi="Arial" w:cs="Arial"/>
          <w:noProof/>
        </w:rPr>
        <w:t>[54,66]</w:t>
      </w:r>
      <w:r w:rsidR="00FE4665">
        <w:rPr>
          <w:rFonts w:ascii="Arial" w:hAnsi="Arial" w:cs="Arial"/>
        </w:rPr>
        <w:fldChar w:fldCharType="end"/>
      </w:r>
      <w:r>
        <w:rPr>
          <w:rFonts w:ascii="Arial" w:hAnsi="Arial" w:cs="Arial"/>
        </w:rPr>
        <w:t xml:space="preserve">. Here we find that regulation </w:t>
      </w:r>
      <w:r w:rsidR="00700FEC">
        <w:rPr>
          <w:rFonts w:ascii="Arial" w:hAnsi="Arial" w:cs="Arial"/>
        </w:rPr>
        <w:t xml:space="preserve">of metabolic enzymes </w:t>
      </w:r>
      <w:r>
        <w:rPr>
          <w:rFonts w:ascii="Arial" w:hAnsi="Arial" w:cs="Arial"/>
        </w:rPr>
        <w:t xml:space="preserve">by acetylation and phosphorylation is also influenced by metabolic flux. Together, these studies paint a picture of regulation wherein the levels of PTM substrates are influenced by metabolic activity, and these PTMs in turn feedback and regulate specific enzymes based on their </w:t>
      </w:r>
      <w:r w:rsidR="005F1FE4">
        <w:rPr>
          <w:rFonts w:ascii="Arial" w:hAnsi="Arial" w:cs="Arial"/>
        </w:rPr>
        <w:t>flux and other properties outlined here</w:t>
      </w:r>
      <w:r>
        <w:rPr>
          <w:rFonts w:ascii="Arial" w:hAnsi="Arial" w:cs="Arial"/>
        </w:rPr>
        <w:t xml:space="preserve">. </w:t>
      </w:r>
    </w:p>
    <w:p w14:paraId="3F5D0863" w14:textId="10B7504A" w:rsidR="00CF083F" w:rsidRDefault="00D97CC9" w:rsidP="00CF083F">
      <w:pPr>
        <w:rPr>
          <w:rFonts w:ascii="Arial" w:hAnsi="Arial" w:cs="Arial"/>
        </w:rPr>
      </w:pPr>
      <w:r w:rsidRPr="00D97CC9">
        <w:rPr>
          <w:rFonts w:ascii="Arial" w:hAnsi="Arial" w:cs="Arial"/>
        </w:rPr>
        <w:lastRenderedPageBreak/>
        <w:t xml:space="preserve">Our approach does have limitations primarily due to the underlying algorithms and datasets used. The accuracy of the metabolic reconstruction </w:t>
      </w:r>
      <w:r w:rsidR="00F90A04">
        <w:rPr>
          <w:rFonts w:ascii="Arial" w:hAnsi="Arial" w:cs="Arial"/>
        </w:rPr>
        <w:t>strongly</w:t>
      </w:r>
      <w:r w:rsidRPr="00D97CC9">
        <w:rPr>
          <w:rFonts w:ascii="Arial" w:hAnsi="Arial" w:cs="Arial"/>
        </w:rPr>
        <w:t xml:space="preserve"> influences CAROM accuracy. False positive </w:t>
      </w:r>
      <w:r w:rsidR="00CD3480" w:rsidRPr="00D97CC9">
        <w:rPr>
          <w:rFonts w:ascii="Arial" w:hAnsi="Arial" w:cs="Arial"/>
        </w:rPr>
        <w:t xml:space="preserve">gene knockout </w:t>
      </w:r>
      <w:r w:rsidRPr="00D97CC9">
        <w:rPr>
          <w:rFonts w:ascii="Arial" w:hAnsi="Arial" w:cs="Arial"/>
        </w:rPr>
        <w:t xml:space="preserve">essentiality predictions can lead to incorrect assignment of regulation by acetylation. Using experimental gene deletion screens can improve accuracy but may not be available for all conditions. Similarly, phosphorylation predictions can be impacted by flux predictions by FBA. FBA is currently the most powerful approach to obtain genome-wide fluxes. Nevertheless, the incorporation of context-specific omics datasets can improve accuracy of the predicted fluxes from FBA and subsequently predicted regulation by CAROM. </w:t>
      </w:r>
      <w:r w:rsidR="00E11502">
        <w:rPr>
          <w:rFonts w:ascii="Arial" w:hAnsi="Arial" w:cs="Arial"/>
        </w:rPr>
        <w:t>Further</w:t>
      </w:r>
      <w:r w:rsidRPr="00D97CC9">
        <w:rPr>
          <w:rFonts w:ascii="Arial" w:hAnsi="Arial" w:cs="Arial"/>
        </w:rPr>
        <w:t xml:space="preserve">, the set of features used in CAROM, although most of them were significantly associated with regulation, are unlikely to be exhaustive. These features were selected based on prior knowledge and ease of prediction using FBA. Other features such as presence of other PTMs may provide additional information to improve accuracy.  </w:t>
      </w:r>
      <w:r w:rsidR="00205833">
        <w:rPr>
          <w:rFonts w:ascii="Arial" w:hAnsi="Arial" w:cs="Arial"/>
        </w:rPr>
        <w:t xml:space="preserve">Finally, </w:t>
      </w:r>
      <w:r w:rsidR="004B7AAD" w:rsidRPr="00D97CC9">
        <w:rPr>
          <w:rFonts w:ascii="Arial" w:hAnsi="Arial" w:cs="Arial"/>
        </w:rPr>
        <w:t xml:space="preserve">ML methods require numerous measurements for training and may not perform well in cases with small </w:t>
      </w:r>
      <w:r w:rsidR="004B7AAD" w:rsidRPr="00674AB3">
        <w:rPr>
          <w:rFonts w:ascii="Arial" w:hAnsi="Arial" w:cs="Arial"/>
        </w:rPr>
        <w:t xml:space="preserve">sample sizes. </w:t>
      </w:r>
    </w:p>
    <w:p w14:paraId="115615FA" w14:textId="7C8AF860" w:rsidR="00B531D6" w:rsidRDefault="00E7051F" w:rsidP="009B73C6">
      <w:pPr>
        <w:rPr>
          <w:rFonts w:ascii="Arial" w:hAnsi="Arial" w:cs="Arial"/>
        </w:rPr>
      </w:pPr>
      <w:r w:rsidRPr="00D45A1C">
        <w:rPr>
          <w:rFonts w:ascii="Arial" w:hAnsi="Arial" w:cs="Arial"/>
        </w:rPr>
        <w:t xml:space="preserve">In sum, our analysis reveals a unique distribution of regulation </w:t>
      </w:r>
      <w:r>
        <w:rPr>
          <w:rFonts w:ascii="Arial" w:hAnsi="Arial" w:cs="Arial"/>
        </w:rPr>
        <w:t xml:space="preserve">by PTMs </w:t>
      </w:r>
      <w:r w:rsidRPr="00D45A1C">
        <w:rPr>
          <w:rFonts w:ascii="Arial" w:hAnsi="Arial" w:cs="Arial"/>
        </w:rPr>
        <w:t xml:space="preserve">within the metabolic network. </w:t>
      </w:r>
      <w:r w:rsidR="00FF6C89">
        <w:rPr>
          <w:rFonts w:ascii="Arial" w:hAnsi="Arial" w:cs="Arial"/>
        </w:rPr>
        <w:t xml:space="preserve">CAROM </w:t>
      </w:r>
      <w:r w:rsidR="00253DE0">
        <w:rPr>
          <w:rFonts w:ascii="Arial" w:hAnsi="Arial" w:cs="Arial"/>
        </w:rPr>
        <w:t xml:space="preserve">predicts regulatory mechanisms that will likely orchestrate flux adjustments based on reaction attributes. </w:t>
      </w:r>
      <w:bookmarkStart w:id="21" w:name="_Hlk17636204"/>
      <w:r w:rsidR="00253DE0">
        <w:rPr>
          <w:rFonts w:ascii="Arial" w:hAnsi="Arial" w:cs="Arial"/>
        </w:rPr>
        <w:t xml:space="preserve">This can guide drug discovery and metabolic engineering efforts by identifying regulators </w:t>
      </w:r>
      <w:r w:rsidR="00253DE0" w:rsidRPr="004D5A84">
        <w:rPr>
          <w:rFonts w:ascii="Arial" w:hAnsi="Arial" w:cs="Arial"/>
        </w:rPr>
        <w:t>that are dominant in different parts of the network</w:t>
      </w:r>
      <w:r w:rsidR="00253DE0">
        <w:rPr>
          <w:rFonts w:ascii="Arial" w:hAnsi="Arial" w:cs="Arial"/>
        </w:rPr>
        <w:t xml:space="preserve"> </w:t>
      </w:r>
      <w:r w:rsidR="00253DE0">
        <w:rPr>
          <w:rFonts w:ascii="Arial" w:hAnsi="Arial" w:cs="Arial"/>
        </w:rPr>
        <w:fldChar w:fldCharType="begin" w:fldLock="1"/>
      </w:r>
      <w:r w:rsidR="009813A7">
        <w:rPr>
          <w:rFonts w:ascii="Arial" w:hAnsi="Arial" w:cs="Arial"/>
        </w:rPr>
        <w:instrText>ADDIN CSL_CITATION {"citationItems":[{"id":"ITEM-1","itemData":{"DOI":"10.1016/j.tibtech.2019.01.003","ISSN":"18793096","abstract":"Metabolic engineering allows development of microbial strains efficiently producing chemicals and materials, but it requires much time, effort, and cost to make the strains industrially competitive. Systems metabolic engineering, which integrates tools and strategies of systems biology, synthetic biology, and evolutionary engineering with traditional metabolic engineering, has recently been used to facilitate development of high-performance strains. The past decade has witnessed this interdisciplinary strategy continuously being improved toward the development of industrially competitive overproducer strains. In this article, current trends in systems metabolic engineering including tools and strategies are reviewed, focusing on recent developments in selection of host strains, metabolic pathway reconstruction, tolerance enhancement, and metabolic flux optimization. Also, future challenges and prospects are discussed.","author":[{"dropping-particle":"","family":"Choi","given":"Kyeong Rok","non-dropping-particle":"","parse-names":false,"suffix":""},{"dropping-particle":"","family":"Jang","given":"Woo Dae","non-dropping-particle":"","parse-names":false,"suffix":""},{"dropping-particle":"","family":"Yang","given":"Dongsoo","non-dropping-particle":"","parse-names":false,"suffix":""},{"dropping-particle":"","family":"Cho","given":"Jae Sung","non-dropping-particle":"","parse-names":false,"suffix":""},{"dropping-particle":"","family":"Park","given":"Dahyeon","non-dropping-particle":"","parse-names":false,"suffix":""},{"dropping-particle":"","family":"Lee","given":"Sang Yup","non-dropping-particle":"","parse-names":false,"suffix":""}],"container-title":"Trends in Biotechnology","id":"ITEM-1","issued":{"date-parts":[["2019"]]},"title":"Systems Metabolic Engineering Strategies: Integrating Systems and Synthetic Biology with Metabolic Engineering","type":"article"},"uris":["http://www.mendeley.com/documents/?uuid=0c99b307-d5a0-43d8-9724-4ed115793b80"]}],"mendeley":{"formattedCitation":"[67]","plainTextFormattedCitation":"[67]","previouslyFormattedCitation":"[67]"},"properties":{"noteIndex":0},"schema":"https://github.com/citation-style-language/schema/raw/master/csl-citation.json"}</w:instrText>
      </w:r>
      <w:r w:rsidR="00253DE0">
        <w:rPr>
          <w:rFonts w:ascii="Arial" w:hAnsi="Arial" w:cs="Arial"/>
        </w:rPr>
        <w:fldChar w:fldCharType="separate"/>
      </w:r>
      <w:r w:rsidR="00B90661" w:rsidRPr="00B90661">
        <w:rPr>
          <w:rFonts w:ascii="Arial" w:hAnsi="Arial" w:cs="Arial"/>
          <w:noProof/>
        </w:rPr>
        <w:t>[67]</w:t>
      </w:r>
      <w:r w:rsidR="00253DE0">
        <w:rPr>
          <w:rFonts w:ascii="Arial" w:hAnsi="Arial" w:cs="Arial"/>
        </w:rPr>
        <w:fldChar w:fldCharType="end"/>
      </w:r>
      <w:r w:rsidR="00253DE0" w:rsidRPr="00AB0474">
        <w:rPr>
          <w:rFonts w:ascii="Arial" w:hAnsi="Arial" w:cs="Arial"/>
        </w:rPr>
        <w:t>.</w:t>
      </w:r>
      <w:bookmarkEnd w:id="21"/>
      <w:r w:rsidR="00253DE0">
        <w:rPr>
          <w:rFonts w:ascii="Arial" w:hAnsi="Arial" w:cs="Arial"/>
        </w:rPr>
        <w:t xml:space="preserve"> </w:t>
      </w:r>
      <w:r w:rsidR="00B531D6">
        <w:rPr>
          <w:rFonts w:ascii="Arial" w:hAnsi="Arial" w:cs="Arial"/>
        </w:rPr>
        <w:t>CAROM can also be used to uncover metabolism</w:t>
      </w:r>
      <w:r w:rsidR="004F4ED6">
        <w:rPr>
          <w:rFonts w:ascii="Arial" w:hAnsi="Arial" w:cs="Arial"/>
        </w:rPr>
        <w:t>-</w:t>
      </w:r>
      <w:r w:rsidR="00B531D6">
        <w:rPr>
          <w:rFonts w:ascii="Arial" w:hAnsi="Arial" w:cs="Arial"/>
        </w:rPr>
        <w:t xml:space="preserve">driven changes in PTMs in normal and pathological processes. </w:t>
      </w:r>
      <w:r w:rsidR="000566DE">
        <w:rPr>
          <w:rFonts w:ascii="Arial" w:hAnsi="Arial" w:cs="Arial"/>
        </w:rPr>
        <w:t xml:space="preserve"> </w:t>
      </w:r>
    </w:p>
    <w:p w14:paraId="5B7F70AA" w14:textId="3EB06D18" w:rsidR="009B73C6" w:rsidRPr="00E7051F" w:rsidRDefault="00A35F80" w:rsidP="009B73C6">
      <w:r w:rsidRPr="00A35F80">
        <w:rPr>
          <w:rFonts w:ascii="Arial" w:hAnsi="Arial" w:cs="Arial"/>
        </w:rPr>
        <w:t>Our framework predicts regulation in new conditions and provides novel insights regarding factors that influence regulation by PTMs.</w:t>
      </w:r>
      <w:r w:rsidRPr="00A35F80">
        <w:t xml:space="preserve"> </w:t>
      </w:r>
      <w:r w:rsidR="00BE2E00">
        <w:rPr>
          <w:rFonts w:ascii="Arial" w:hAnsi="Arial" w:cs="Arial"/>
        </w:rPr>
        <w:t>I</w:t>
      </w:r>
      <w:r w:rsidR="00253DE0" w:rsidRPr="00D45A1C">
        <w:rPr>
          <w:rFonts w:ascii="Arial" w:hAnsi="Arial" w:cs="Arial"/>
        </w:rPr>
        <w:t>t</w:t>
      </w:r>
      <w:r w:rsidR="00253DE0">
        <w:rPr>
          <w:rFonts w:ascii="Arial" w:hAnsi="Arial" w:cs="Arial"/>
        </w:rPr>
        <w:t xml:space="preserve"> i</w:t>
      </w:r>
      <w:r w:rsidR="00253DE0" w:rsidRPr="00D45A1C">
        <w:rPr>
          <w:rFonts w:ascii="Arial" w:hAnsi="Arial" w:cs="Arial"/>
        </w:rPr>
        <w:t xml:space="preserve">s well </w:t>
      </w:r>
      <w:r w:rsidR="00BE2E00">
        <w:rPr>
          <w:rFonts w:ascii="Arial" w:hAnsi="Arial" w:cs="Arial"/>
        </w:rPr>
        <w:t xml:space="preserve">established </w:t>
      </w:r>
      <w:r w:rsidR="00253DE0" w:rsidRPr="00D45A1C">
        <w:rPr>
          <w:rFonts w:ascii="Arial" w:hAnsi="Arial" w:cs="Arial"/>
        </w:rPr>
        <w:t xml:space="preserve">that </w:t>
      </w:r>
      <w:r w:rsidR="00253DE0">
        <w:rPr>
          <w:rFonts w:ascii="Arial" w:hAnsi="Arial" w:cs="Arial"/>
        </w:rPr>
        <w:t xml:space="preserve">individual regulators </w:t>
      </w:r>
      <w:r w:rsidR="00253DE0" w:rsidRPr="00D45A1C">
        <w:rPr>
          <w:rFonts w:ascii="Arial" w:hAnsi="Arial" w:cs="Arial"/>
        </w:rPr>
        <w:t xml:space="preserve">such as transcription factors or kinases have their own </w:t>
      </w:r>
      <w:r w:rsidR="00253DE0">
        <w:rPr>
          <w:rFonts w:ascii="Arial" w:hAnsi="Arial" w:cs="Arial"/>
        </w:rPr>
        <w:t>unique</w:t>
      </w:r>
      <w:r w:rsidR="00253DE0" w:rsidRPr="00D45A1C">
        <w:rPr>
          <w:rFonts w:ascii="Arial" w:hAnsi="Arial" w:cs="Arial"/>
        </w:rPr>
        <w:t xml:space="preserve"> set of targets. Here we find that similar specialization </w:t>
      </w:r>
      <w:r w:rsidR="00132F33">
        <w:rPr>
          <w:rFonts w:ascii="Arial" w:hAnsi="Arial" w:cs="Arial"/>
        </w:rPr>
        <w:t xml:space="preserve">likely </w:t>
      </w:r>
      <w:r w:rsidR="00253DE0" w:rsidRPr="00D45A1C">
        <w:rPr>
          <w:rFonts w:ascii="Arial" w:hAnsi="Arial" w:cs="Arial"/>
        </w:rPr>
        <w:t xml:space="preserve">occurs at a higher scale, </w:t>
      </w:r>
      <w:r w:rsidR="00FF6C89">
        <w:rPr>
          <w:rFonts w:ascii="Arial" w:hAnsi="Arial" w:cs="Arial"/>
        </w:rPr>
        <w:t>between</w:t>
      </w:r>
      <w:r w:rsidR="00253DE0" w:rsidRPr="00D45A1C">
        <w:rPr>
          <w:rFonts w:ascii="Arial" w:hAnsi="Arial" w:cs="Arial"/>
        </w:rPr>
        <w:t xml:space="preserve"> </w:t>
      </w:r>
      <w:r w:rsidR="00E647A4">
        <w:rPr>
          <w:rFonts w:ascii="Arial" w:hAnsi="Arial" w:cs="Arial"/>
        </w:rPr>
        <w:t>PTMs</w:t>
      </w:r>
      <w:r w:rsidR="00253DE0" w:rsidRPr="00D45A1C">
        <w:rPr>
          <w:rFonts w:ascii="Arial" w:hAnsi="Arial" w:cs="Arial"/>
        </w:rPr>
        <w:t xml:space="preserve">. </w:t>
      </w:r>
      <w:r w:rsidR="009B73C6">
        <w:rPr>
          <w:rFonts w:ascii="Arial" w:hAnsi="Arial" w:cs="Arial"/>
        </w:rPr>
        <w:t xml:space="preserve">Given the conservation of these principles in </w:t>
      </w:r>
      <w:r w:rsidR="00EF09FA" w:rsidRPr="00EF09FA">
        <w:rPr>
          <w:rFonts w:ascii="Arial" w:hAnsi="Arial" w:cs="Arial"/>
          <w:i/>
          <w:iCs/>
        </w:rPr>
        <w:t>E. coli</w:t>
      </w:r>
      <w:r w:rsidR="009B73C6">
        <w:rPr>
          <w:rFonts w:ascii="Arial" w:hAnsi="Arial" w:cs="Arial"/>
        </w:rPr>
        <w:t>, yeast</w:t>
      </w:r>
      <w:r w:rsidR="00FF3365">
        <w:rPr>
          <w:rFonts w:ascii="Arial" w:hAnsi="Arial" w:cs="Arial"/>
        </w:rPr>
        <w:t>,</w:t>
      </w:r>
      <w:r w:rsidR="009B73C6">
        <w:rPr>
          <w:rFonts w:ascii="Arial" w:hAnsi="Arial" w:cs="Arial"/>
        </w:rPr>
        <w:t xml:space="preserve"> and mammalian cells, </w:t>
      </w:r>
      <w:r w:rsidR="009B73C6" w:rsidRPr="00B7527D">
        <w:rPr>
          <w:rFonts w:ascii="Arial" w:hAnsi="Arial" w:cs="Arial"/>
        </w:rPr>
        <w:t>it provides a path to</w:t>
      </w:r>
      <w:r w:rsidR="009B73C6">
        <w:rPr>
          <w:rFonts w:ascii="Arial" w:hAnsi="Arial" w:cs="Arial"/>
        </w:rPr>
        <w:t>wards</w:t>
      </w:r>
      <w:r w:rsidR="009B73C6" w:rsidRPr="00B7527D">
        <w:rPr>
          <w:rFonts w:ascii="Arial" w:hAnsi="Arial" w:cs="Arial"/>
        </w:rPr>
        <w:t xml:space="preserve"> a detailed understanding of </w:t>
      </w:r>
      <w:r w:rsidR="009B73C6">
        <w:rPr>
          <w:rFonts w:ascii="Arial" w:hAnsi="Arial" w:cs="Arial"/>
        </w:rPr>
        <w:t xml:space="preserve">post-translational </w:t>
      </w:r>
      <w:r w:rsidR="009B73C6" w:rsidRPr="00B7527D">
        <w:rPr>
          <w:rFonts w:ascii="Arial" w:hAnsi="Arial" w:cs="Arial"/>
        </w:rPr>
        <w:t xml:space="preserve">regulation in </w:t>
      </w:r>
      <w:r w:rsidR="009B73C6">
        <w:rPr>
          <w:rFonts w:ascii="Arial" w:hAnsi="Arial" w:cs="Arial"/>
        </w:rPr>
        <w:t xml:space="preserve">a wide range of </w:t>
      </w:r>
      <w:r w:rsidR="009B73C6" w:rsidRPr="00B7527D">
        <w:rPr>
          <w:rFonts w:ascii="Arial" w:hAnsi="Arial" w:cs="Arial"/>
        </w:rPr>
        <w:t>organisms</w:t>
      </w:r>
      <w:r w:rsidR="00FF6C89">
        <w:rPr>
          <w:rFonts w:ascii="Arial" w:hAnsi="Arial" w:cs="Arial"/>
        </w:rPr>
        <w:t xml:space="preserve"> and to uncover target specificities of other PTMs</w:t>
      </w:r>
      <w:r w:rsidR="009B73C6" w:rsidRPr="00B7527D">
        <w:rPr>
          <w:rFonts w:ascii="Arial" w:hAnsi="Arial" w:cs="Arial"/>
        </w:rPr>
        <w:t>.</w:t>
      </w:r>
      <w:r w:rsidR="009B73C6">
        <w:rPr>
          <w:rFonts w:ascii="Arial" w:hAnsi="Arial" w:cs="Arial"/>
        </w:rPr>
        <w:t xml:space="preserve"> </w:t>
      </w:r>
      <w:r w:rsidR="0024109A" w:rsidRPr="00A35F80">
        <w:t>A</w:t>
      </w:r>
      <w:r w:rsidR="0024109A" w:rsidRPr="00A35F80">
        <w:rPr>
          <w:rFonts w:ascii="Arial" w:hAnsi="Arial" w:cs="Arial"/>
        </w:rPr>
        <w:t>s more proteomics datasets and genome-scale network reconstructions continue to become available, similar CAROM models could be built for many model systems.</w:t>
      </w:r>
      <w:r w:rsidR="0024109A">
        <w:rPr>
          <w:rFonts w:ascii="Arial" w:hAnsi="Arial" w:cs="Arial"/>
        </w:rPr>
        <w:t xml:space="preserve"> </w:t>
      </w:r>
      <w:r w:rsidR="009B73C6" w:rsidRPr="00F71871">
        <w:rPr>
          <w:rFonts w:ascii="Arial" w:hAnsi="Arial" w:cs="Arial"/>
          <w:bCs/>
        </w:rPr>
        <w:t>This approach may help define the basic regulatory architecture of metabolic networks.</w:t>
      </w:r>
    </w:p>
    <w:p w14:paraId="6E6FEC81" w14:textId="67F5BFF6" w:rsidR="00E5602F" w:rsidRDefault="00E5602F" w:rsidP="003847C2">
      <w:pPr>
        <w:rPr>
          <w:rFonts w:ascii="Arial" w:hAnsi="Arial" w:cs="Arial"/>
        </w:rPr>
      </w:pPr>
    </w:p>
    <w:p w14:paraId="2B3CA875" w14:textId="77777777" w:rsidR="007D14E2" w:rsidRPr="0071079F" w:rsidRDefault="007D14E2" w:rsidP="007D14E2">
      <w:pPr>
        <w:rPr>
          <w:rFonts w:ascii="Arial" w:hAnsi="Arial" w:cs="Arial"/>
          <w:b/>
          <w:bCs/>
        </w:rPr>
      </w:pPr>
      <w:r w:rsidRPr="0071079F">
        <w:rPr>
          <w:rFonts w:ascii="Arial" w:hAnsi="Arial" w:cs="Arial"/>
          <w:b/>
          <w:bCs/>
        </w:rPr>
        <w:t>Methods</w:t>
      </w:r>
    </w:p>
    <w:p w14:paraId="54E371D3" w14:textId="7140D8EB" w:rsidR="007D14E2" w:rsidRPr="0071079F" w:rsidRDefault="00034FED" w:rsidP="007D14E2">
      <w:pPr>
        <w:rPr>
          <w:rFonts w:ascii="Arial" w:hAnsi="Arial" w:cs="Arial"/>
          <w:b/>
          <w:bCs/>
        </w:rPr>
      </w:pPr>
      <w:r>
        <w:rPr>
          <w:rFonts w:ascii="Arial" w:hAnsi="Arial" w:cs="Arial"/>
          <w:b/>
          <w:bCs/>
        </w:rPr>
        <w:t xml:space="preserve">Compilation of </w:t>
      </w:r>
      <w:r w:rsidR="007D14E2" w:rsidRPr="0071079F">
        <w:rPr>
          <w:rFonts w:ascii="Arial" w:hAnsi="Arial" w:cs="Arial"/>
          <w:b/>
          <w:bCs/>
        </w:rPr>
        <w:t>omics data</w:t>
      </w:r>
      <w:r w:rsidR="000F53C0">
        <w:rPr>
          <w:rFonts w:ascii="Arial" w:hAnsi="Arial" w:cs="Arial"/>
          <w:b/>
          <w:bCs/>
        </w:rPr>
        <w:t xml:space="preserve"> </w:t>
      </w:r>
    </w:p>
    <w:p w14:paraId="34928B56" w14:textId="2FBDE3DC" w:rsidR="007D14E2" w:rsidRPr="0071079F" w:rsidRDefault="007D14E2" w:rsidP="007D14E2">
      <w:pPr>
        <w:rPr>
          <w:rFonts w:ascii="Arial" w:hAnsi="Arial" w:cs="Arial"/>
        </w:rPr>
      </w:pPr>
      <w:bookmarkStart w:id="22" w:name="_Hlk17215532"/>
      <w:r w:rsidRPr="0071079F">
        <w:rPr>
          <w:rFonts w:ascii="Arial" w:hAnsi="Arial" w:cs="Arial"/>
        </w:rPr>
        <w:t xml:space="preserve">We used RNA-sequencing data from </w:t>
      </w:r>
      <w:proofErr w:type="spellStart"/>
      <w:r w:rsidRPr="0071079F">
        <w:rPr>
          <w:rFonts w:ascii="Arial" w:hAnsi="Arial" w:cs="Arial"/>
        </w:rPr>
        <w:t>Treu</w:t>
      </w:r>
      <w:proofErr w:type="spellEnd"/>
      <w:r w:rsidRPr="0071079F">
        <w:rPr>
          <w:rFonts w:ascii="Arial" w:hAnsi="Arial" w:cs="Arial"/>
        </w:rPr>
        <w:t xml:space="preserve"> </w:t>
      </w:r>
      <w:r w:rsidRPr="0071079F">
        <w:rPr>
          <w:rFonts w:ascii="Arial" w:hAnsi="Arial" w:cs="Arial"/>
          <w:i/>
          <w:iCs/>
        </w:rPr>
        <w:t>et al</w:t>
      </w:r>
      <w:r w:rsidRPr="0071079F">
        <w:rPr>
          <w:rFonts w:ascii="Arial" w:hAnsi="Arial" w:cs="Arial"/>
        </w:rPr>
        <w:t xml:space="preserve"> 2014 that compared the expression profile of </w:t>
      </w:r>
      <w:r w:rsidRPr="000F53C0">
        <w:rPr>
          <w:rFonts w:ascii="Arial" w:hAnsi="Arial" w:cs="Arial"/>
          <w:i/>
          <w:iCs/>
        </w:rPr>
        <w:t>S. cerevisiae</w:t>
      </w:r>
      <w:r w:rsidRPr="0071079F">
        <w:rPr>
          <w:rFonts w:ascii="Arial" w:hAnsi="Arial" w:cs="Arial"/>
        </w:rPr>
        <w:t xml:space="preserve"> between mid-exponential growth phase with early stationary phase </w:t>
      </w:r>
      <w:r w:rsidRPr="0071079F">
        <w:rPr>
          <w:rFonts w:ascii="Arial" w:hAnsi="Arial" w:cs="Arial"/>
        </w:rPr>
        <w:fldChar w:fldCharType="begin" w:fldLock="1"/>
      </w:r>
      <w:r w:rsidR="00C0497F">
        <w:rPr>
          <w:rFonts w:ascii="Arial" w:hAnsi="Arial" w:cs="Arial"/>
        </w:rPr>
        <w:instrText>ADDIN CSL_CITATION {"citationItems":[{"id":"ITEM-1","itemData":{"DOI":"10.1007/s00253-014-5679-6","ISSN":"14320614","abstract":"We used RNA-sequencing (RNA-seq) to analyze the expression profile of four vineyard strains of Saccharomyces cerevisiae having different fermentation performances. The expression profiles obtained in two steps of the fermentation process were compared with those obtained for the industrial wine strain EC1118 and for the laboratory strain S288c. The two strains with low fermentation efficiency, namely, S288c and the vineyard strain R103, exhibited markedly different expression profiles when compared to the other four strains. We also found that the vineyard strains P283 and P301 are characterized by a high expression of the transcription factor Met32p in the first step of the fermentation. Met32p, in coordination with the Hap4p transcription factor, determined the over-expression of the genes involved in the respiration processes, in the response to oxidative stress and in the sulfur amino acids biosynthesis. These combined actions are likely to increase the level of antioxidants whose protective effect could contribute to improve the fermentation process. Gene expression and phenotypic data revealed that the vineyard strain P301 has low nitrogen utilization in comparison to the other wine strains, combined with high fermentation efficiency. Analysis of the genes involved in fermentation stress response revealed a lower expression in strains characterized by low fermentation efficiency, particularly in the first fermentation phase. These findings evidenced the high variability of transcriptional profiles among different wine yeast strains and clarify their connection with complex phenotypic traits, such as the fermentation efficiency and the nitrogen sources utilization.","author":[{"dropping-particle":"","family":"Treu","given":"Laura","non-dropping-particle":"","parse-names":false,"suffix":""},{"dropping-particle":"","family":"Campanaro","given":"Stefano","non-dropping-particle":"","parse-names":false,"suffix":""},{"dropping-particle":"","family":"Nadai","given":"Chiara","non-dropping-particle":"","parse-names":false,"suffix":""},{"dropping-particle":"","family":"Toniolo","given":"Chiara","non-dropping-particle":"","parse-names":false,"suffix":""},{"dropping-particle":"","family":"Nardi","given":"Tiziana","non-dropping-particle":"","parse-names":false,"suffix":""},{"dropping-particle":"","family":"Giacomini","given":"Alessio","non-dropping-particle":"","parse-names":false,"suffix":""},{"dropping-particle":"","family":"Valle","given":"Giorgio","non-dropping-particle":"","parse-names":false,"suffix":""},{"dropping-particle":"","family":"Blondin","given":"Bruno","non-dropping-particle":"","parse-names":false,"suffix":""},{"dropping-particle":"","family":"Corich","given":"Viviana","non-dropping-particle":"","parse-names":false,"suffix":""}],"container-title":"Applied Microbiology and Biotechnology","id":"ITEM-1","issued":{"date-parts":[["2014"]]},"title":"Oxidative stress response and nitrogen utilization are strongly variable in Saccharomyces cerevisiae wine strains with different fermentation performances","type":"article-journal"},"uris":["http://www.mendeley.com/documents/?uuid=df27f2d5-746f-489c-9cea-a6a1f7c4e414"]}],"mendeley":{"formattedCitation":"[30]","plainTextFormattedCitation":"[30]","previouslyFormattedCitation":"[30]"},"properties":{"noteIndex":0},"schema":"https://github.com/citation-style-language/schema/raw/master/csl-citation.json"}</w:instrText>
      </w:r>
      <w:r w:rsidRPr="0071079F">
        <w:rPr>
          <w:rFonts w:ascii="Arial" w:hAnsi="Arial" w:cs="Arial"/>
        </w:rPr>
        <w:fldChar w:fldCharType="separate"/>
      </w:r>
      <w:r w:rsidR="003007AB" w:rsidRPr="003007AB">
        <w:rPr>
          <w:rFonts w:ascii="Arial" w:hAnsi="Arial" w:cs="Arial"/>
          <w:noProof/>
        </w:rPr>
        <w:t>[30]</w:t>
      </w:r>
      <w:r w:rsidRPr="0071079F">
        <w:rPr>
          <w:rFonts w:ascii="Arial" w:hAnsi="Arial" w:cs="Arial"/>
        </w:rPr>
        <w:fldChar w:fldCharType="end"/>
      </w:r>
      <w:r w:rsidRPr="0071079F">
        <w:rPr>
          <w:rFonts w:ascii="Arial" w:hAnsi="Arial" w:cs="Arial"/>
        </w:rPr>
        <w:t xml:space="preserve">. A 2-fold change threshold was used to identify differentially expressed genes. Lysine acetylation and protein phosphorylation data were obtained from the Weinert </w:t>
      </w:r>
      <w:r w:rsidRPr="0071079F">
        <w:rPr>
          <w:rFonts w:ascii="Arial" w:hAnsi="Arial" w:cs="Arial"/>
          <w:i/>
          <w:iCs/>
        </w:rPr>
        <w:t>et al</w:t>
      </w:r>
      <w:r w:rsidRPr="0071079F">
        <w:rPr>
          <w:rFonts w:ascii="Arial" w:hAnsi="Arial" w:cs="Arial"/>
        </w:rPr>
        <w:t xml:space="preserve"> 2014 study that compared PTM levels between exponentially growing and stationary phase cells using </w:t>
      </w:r>
      <w:r w:rsidRPr="0071079F">
        <w:rPr>
          <w:rFonts w:ascii="Arial" w:hAnsi="Arial" w:cs="Arial"/>
          <w:i/>
          <w:iCs/>
        </w:rPr>
        <w:t>stable isotope labeling with amino acids in cell culture</w:t>
      </w:r>
      <w:r w:rsidRPr="0071079F">
        <w:rPr>
          <w:rFonts w:ascii="Arial" w:hAnsi="Arial" w:cs="Arial"/>
        </w:rPr>
        <w:t xml:space="preserve"> (SILAC) </w:t>
      </w:r>
      <w:r w:rsidRPr="0071079F">
        <w:rPr>
          <w:rFonts w:ascii="Arial" w:hAnsi="Arial" w:cs="Arial"/>
        </w:rPr>
        <w:fldChar w:fldCharType="begin" w:fldLock="1"/>
      </w:r>
      <w:r w:rsidR="00C0497F">
        <w:rPr>
          <w:rFonts w:ascii="Arial" w:hAnsi="Arial" w:cs="Arial"/>
        </w:rPr>
        <w:instrText>ADDIN CSL_CITATION {"citationItems":[{"id":"ITEM-1","itemData":{"ISBN":"1744-4292","author":[{"dropping-particle":"","family":"Weinert","given":"Brian T","non-dropping-particle":"","parse-names":false,"suffix":""},{"dropping-particle":"","family":"Iesmantavicius","given":"Vytautas","non-dropping-particle":"","parse-names":false,"suffix":""},{"dropping-particle":"","family":"Moustafa","given":"Tarek","non-dropping-particle":"","parse-names":false,"suffix":""},{"dropping-particle":"","family":"Schölz","given":"Christian","non-dropping-particle":"","parse-names":false,"suffix":""},{"dropping-particle":"","family":"Wagner","given":"Sebastian A","non-dropping-particle":"","parse-names":false,"suffix":""},{"dropping-particle":"","family":"Magnes","given":"Christoph","non-dropping-particle":"","parse-names":false,"suffix":""},{"dropping-particle":"","family":"Zechner","given":"Rudolf","non-dropping-particle":"","parse-names":false,"suffix":""},{"dropping-particle":"","family":"Choudhary","given":"Chunaram","non-dropping-particle":"","parse-names":false,"suffix":""}],"container-title":"Molecular systems biology","id":"ITEM-1","issue":"1","issued":{"date-parts":[["2014"]]},"page":"716","title":"Acetylation dynamics and stoichiometry in Saccharomyces cerevisiae","type":"article-journal","volume":"10"},"uris":["http://www.mendeley.com/documents/?uuid=beeb0d43-f29c-43fb-8e48-36f8ec0fd0e5"]}],"mendeley":{"formattedCitation":"[29]","plainTextFormattedCitation":"[29]","previouslyFormattedCitation":"[29]"},"properties":{"noteIndex":0},"schema":"https://github.com/citation-style-language/schema/raw/master/csl-citation.json"}</w:instrText>
      </w:r>
      <w:r w:rsidRPr="0071079F">
        <w:rPr>
          <w:rFonts w:ascii="Arial" w:hAnsi="Arial" w:cs="Arial"/>
        </w:rPr>
        <w:fldChar w:fldCharType="separate"/>
      </w:r>
      <w:r w:rsidR="003007AB" w:rsidRPr="003007AB">
        <w:rPr>
          <w:rFonts w:ascii="Arial" w:hAnsi="Arial" w:cs="Arial"/>
          <w:noProof/>
        </w:rPr>
        <w:t>[29]</w:t>
      </w:r>
      <w:r w:rsidRPr="0071079F">
        <w:rPr>
          <w:rFonts w:ascii="Arial" w:hAnsi="Arial" w:cs="Arial"/>
        </w:rPr>
        <w:fldChar w:fldCharType="end"/>
      </w:r>
      <w:r w:rsidRPr="0071079F">
        <w:rPr>
          <w:rFonts w:ascii="Arial" w:hAnsi="Arial" w:cs="Arial"/>
        </w:rPr>
        <w:t xml:space="preserve">. A 2-fold change threshold of the protein-normalized PTM data was used to identify differentially expressed PTMs. Proteomics data was taken from Murphy </w:t>
      </w:r>
      <w:r w:rsidRPr="0071079F">
        <w:rPr>
          <w:rFonts w:ascii="Arial" w:hAnsi="Arial" w:cs="Arial"/>
          <w:i/>
          <w:iCs/>
        </w:rPr>
        <w:t>et al</w:t>
      </w:r>
      <w:r w:rsidRPr="0071079F">
        <w:rPr>
          <w:rFonts w:ascii="Arial" w:hAnsi="Arial" w:cs="Arial"/>
        </w:rPr>
        <w:t xml:space="preserve"> time-course proteomics study </w:t>
      </w:r>
      <w:r w:rsidRPr="0071079F">
        <w:rPr>
          <w:rFonts w:ascii="Arial" w:hAnsi="Arial" w:cs="Arial"/>
        </w:rPr>
        <w:fldChar w:fldCharType="begin" w:fldLock="1"/>
      </w:r>
      <w:r w:rsidR="00C0497F">
        <w:rPr>
          <w:rFonts w:ascii="Arial" w:hAnsi="Arial" w:cs="Arial"/>
        </w:rPr>
        <w:instrText>ADDIN CSL_CITATION {"citationItems":[{"id":"ITEM-1","itemData":{"DOI":"10.1074/mcp.m114.045849","ISSN":"1535-9476","abstract":"© 2015 by The American Society for Biochemistry and Molecular Biology, Inc. Yeast (Saccharomyces cerevisiae) has served as a key model system in biology and as a benchmark for \"omics\" technology. Although near-complete proteomes of log phase yeast have been measured, protein abundance in yeast is dynamic, particularly during the transition from log to stationary phase. Defining the dynamics of proteomic changes during this transition, termed the diauxic shift, is important to understand the basic biology of proliferative versus quiescent cells. Here, we perform temporal quantitative proteomics to fully capture protein induction and repression during the diauxic shift. Accurate and sensitive quantitation at a high temporal resolution and depth of proteome coverage was achieved using TMT10 reagents and LC-MS3 analysis on an Orbitrap Fusion tribrid mass spectrometer deploying synchronous precursor selection. Triplicate experiments were analyzed using the time-course R package and a simple template matching strategy was used to reveal groups of proteins with similar temporal patterns of protein induction and repression. Within these groups are functionally distinct types of proteins such as those of glyoxylate metabolism and many proteins of unknown function not previously associated with the diauxic shift (e.g. YNR034W-A and FMP16). We also perform a dual time-course experiment to determine Hap2-dependent proteins during the diauxic shift. These data serve as an important basic model for fermentative versus respiratory growth of yeast and other eukaryotes and are a benchmark for temporal quantitative proteomics.","author":[{"dropping-particle":"","family":"Murphy","given":"J. Patrick","non-dropping-particle":"","parse-names":false,"suffix":""},{"dropping-particle":"","family":"Stepanova","given":"Ekaterina","non-dropping-particle":"","parse-names":false,"suffix":""},{"dropping-particle":"","family":"Everley","given":"Robert A.","non-dropping-particle":"","parse-names":false,"suffix":""},{"dropping-particle":"","family":"Paulo","given":"Joao A.","non-dropping-particle":"","parse-names":false,"suffix":""},{"dropping-particle":"","family":"Gygi","given":"Steven P.","non-dropping-particle":"","parse-names":false,"suffix":""}],"container-title":"Molecular &amp; Cellular Proteomics","id":"ITEM-1","issued":{"date-parts":[["2015"]]},"title":" Comprehensive Temporal Protein Dynamics during the Diauxic Shift in Saccharomyces cerevisiae ","type":"article-journal"},"uris":["http://www.mendeley.com/documents/?uuid=7aeef1dc-c6b1-4490-bc07-d6f82f662932"]}],"mendeley":{"formattedCitation":"[28]","plainTextFormattedCitation":"[28]","previouslyFormattedCitation":"[28]"},"properties":{"noteIndex":0},"schema":"https://github.com/citation-style-language/schema/raw/master/csl-citation.json"}</w:instrText>
      </w:r>
      <w:r w:rsidRPr="0071079F">
        <w:rPr>
          <w:rFonts w:ascii="Arial" w:hAnsi="Arial" w:cs="Arial"/>
        </w:rPr>
        <w:fldChar w:fldCharType="separate"/>
      </w:r>
      <w:r w:rsidR="003007AB" w:rsidRPr="003007AB">
        <w:rPr>
          <w:rFonts w:ascii="Arial" w:hAnsi="Arial" w:cs="Arial"/>
          <w:noProof/>
        </w:rPr>
        <w:t>[28]</w:t>
      </w:r>
      <w:r w:rsidRPr="0071079F">
        <w:rPr>
          <w:rFonts w:ascii="Arial" w:hAnsi="Arial" w:cs="Arial"/>
        </w:rPr>
        <w:fldChar w:fldCharType="end"/>
      </w:r>
      <w:r w:rsidRPr="0071079F">
        <w:rPr>
          <w:rFonts w:ascii="Arial" w:hAnsi="Arial" w:cs="Arial"/>
        </w:rPr>
        <w:t xml:space="preserve">. The hoteling T2 statistic defined by the authors was used to identify proteins differentially expressed during diauxic shift; the top 25% of the differentially expressed proteins were assumed to be regulated. Proteomics data from Weinert </w:t>
      </w:r>
      <w:r w:rsidRPr="0071079F">
        <w:rPr>
          <w:rFonts w:ascii="Arial" w:hAnsi="Arial" w:cs="Arial"/>
          <w:i/>
          <w:iCs/>
        </w:rPr>
        <w:t>et al</w:t>
      </w:r>
      <w:r w:rsidRPr="0071079F">
        <w:rPr>
          <w:rFonts w:ascii="Arial" w:hAnsi="Arial" w:cs="Arial"/>
        </w:rPr>
        <w:t xml:space="preserve"> was also used as an additional control and we observed the same trends using this data as well (S. Table 10). Further, we repeated the analysis after removing genes that were not expressed during transition to stationary phase; the transcripts for a total of 12 genes out of the 910 in the model were not detected by RNA-sequencing in the </w:t>
      </w:r>
      <w:proofErr w:type="spellStart"/>
      <w:r w:rsidRPr="0071079F">
        <w:rPr>
          <w:rFonts w:ascii="Arial" w:hAnsi="Arial" w:cs="Arial"/>
        </w:rPr>
        <w:t>Treu</w:t>
      </w:r>
      <w:proofErr w:type="spellEnd"/>
      <w:r w:rsidRPr="0071079F">
        <w:rPr>
          <w:rFonts w:ascii="Arial" w:hAnsi="Arial" w:cs="Arial"/>
        </w:rPr>
        <w:t xml:space="preserve"> </w:t>
      </w:r>
      <w:r w:rsidRPr="0071079F">
        <w:rPr>
          <w:rFonts w:ascii="Arial" w:hAnsi="Arial" w:cs="Arial"/>
          <w:i/>
          <w:iCs/>
        </w:rPr>
        <w:t>et al</w:t>
      </w:r>
      <w:r w:rsidRPr="0071079F">
        <w:rPr>
          <w:rFonts w:ascii="Arial" w:hAnsi="Arial" w:cs="Arial"/>
        </w:rPr>
        <w:t xml:space="preserve"> study </w:t>
      </w:r>
      <w:r w:rsidRPr="0071079F">
        <w:rPr>
          <w:rFonts w:ascii="Arial" w:hAnsi="Arial" w:cs="Arial"/>
        </w:rPr>
        <w:fldChar w:fldCharType="begin" w:fldLock="1"/>
      </w:r>
      <w:r w:rsidR="00C0497F">
        <w:rPr>
          <w:rFonts w:ascii="Arial" w:hAnsi="Arial" w:cs="Arial"/>
        </w:rPr>
        <w:instrText>ADDIN CSL_CITATION {"citationItems":[{"id":"ITEM-1","itemData":{"DOI":"10.1007/s00253-014-5679-6","ISSN":"14320614","abstract":"We used RNA-sequencing (RNA-seq) to analyze the expression profile of four vineyard strains of Saccharomyces cerevisiae having different fermentation performances. The expression profiles obtained in two steps of the fermentation process were compared with those obtained for the industrial wine strain EC1118 and for the laboratory strain S288c. The two strains with low fermentation efficiency, namely, S288c and the vineyard strain R103, exhibited markedly different expression profiles when compared to the other four strains. We also found that the vineyard strains P283 and P301 are characterized by a high expression of the transcription factor Met32p in the first step of the fermentation. Met32p, in coordination with the Hap4p transcription factor, determined the over-expression of the genes involved in the respiration processes, in the response to oxidative stress and in the sulfur amino acids biosynthesis. These combined actions are likely to increase the level of antioxidants whose protective effect could contribute to improve the fermentation process. Gene expression and phenotypic data revealed that the vineyard strain P301 has low nitrogen utilization in comparison to the other wine strains, combined with high fermentation efficiency. Analysis of the genes involved in fermentation stress response revealed a lower expression in strains characterized by low fermentation efficiency, particularly in the first fermentation phase. These findings evidenced the high variability of transcriptional profiles among different wine yeast strains and clarify their connection with complex phenotypic traits, such as the fermentation efficiency and the nitrogen sources utilization.","author":[{"dropping-particle":"","family":"Treu","given":"Laura","non-dropping-particle":"","parse-names":false,"suffix":""},{"dropping-particle":"","family":"Campanaro","given":"Stefano","non-dropping-particle":"","parse-names":false,"suffix":""},{"dropping-particle":"","family":"Nadai","given":"Chiara","non-dropping-particle":"","parse-names":false,"suffix":""},{"dropping-particle":"","family":"Toniolo","given":"Chiara","non-dropping-particle":"","parse-names":false,"suffix":""},{"dropping-particle":"","family":"Nardi","given":"Tiziana","non-dropping-particle":"","parse-names":false,"suffix":""},{"dropping-particle":"","family":"Giacomini","given":"Alessio","non-dropping-particle":"","parse-names":false,"suffix":""},{"dropping-particle":"","family":"Valle","given":"Giorgio","non-dropping-particle":"","parse-names":false,"suffix":""},{"dropping-particle":"","family":"Blondin","given":"Bruno","non-dropping-particle":"","parse-names":false,"suffix":""},{"dropping-particle":"","family":"Corich","given":"Viviana","non-dropping-particle":"","parse-names":false,"suffix":""}],"container-title":"Applied Microbiology and Biotechnology","id":"ITEM-1","issued":{"date-parts":[["2014"]]},"title":"Oxidative stress response and nitrogen utilization are strongly variable in Saccharomyces cerevisiae wine strains with different fermentation performances","type":"article-journal"},"uris":["http://www.mendeley.com/documents/?uuid=df27f2d5-746f-489c-9cea-a6a1f7c4e414"]}],"mendeley":{"formattedCitation":"[30]","plainTextFormattedCitation":"[30]","previouslyFormattedCitation":"[30]"},"properties":{"noteIndex":0},"schema":"https://github.com/citation-style-language/schema/raw/master/csl-citation.json"}</w:instrText>
      </w:r>
      <w:r w:rsidRPr="0071079F">
        <w:rPr>
          <w:rFonts w:ascii="Arial" w:hAnsi="Arial" w:cs="Arial"/>
        </w:rPr>
        <w:fldChar w:fldCharType="separate"/>
      </w:r>
      <w:r w:rsidR="003007AB" w:rsidRPr="003007AB">
        <w:rPr>
          <w:rFonts w:ascii="Arial" w:hAnsi="Arial" w:cs="Arial"/>
          <w:noProof/>
        </w:rPr>
        <w:t>[30]</w:t>
      </w:r>
      <w:r w:rsidRPr="0071079F">
        <w:rPr>
          <w:rFonts w:ascii="Arial" w:hAnsi="Arial" w:cs="Arial"/>
        </w:rPr>
        <w:fldChar w:fldCharType="end"/>
      </w:r>
      <w:r w:rsidRPr="0071079F">
        <w:rPr>
          <w:rFonts w:ascii="Arial" w:hAnsi="Arial" w:cs="Arial"/>
        </w:rPr>
        <w:t xml:space="preserve">. Removing the 12 genes did not impact any of the results (S. Table 9).  </w:t>
      </w:r>
    </w:p>
    <w:p w14:paraId="71E3A646" w14:textId="7160F596" w:rsidR="007D14E2" w:rsidRDefault="007D14E2" w:rsidP="007D14E2">
      <w:pPr>
        <w:rPr>
          <w:rFonts w:ascii="Arial" w:hAnsi="Arial" w:cs="Arial"/>
        </w:rPr>
      </w:pPr>
      <w:r w:rsidRPr="00F722FF">
        <w:rPr>
          <w:rFonts w:ascii="Arial" w:hAnsi="Arial" w:cs="Arial"/>
        </w:rPr>
        <w:lastRenderedPageBreak/>
        <w:t xml:space="preserve">As additional validation, we used periodic data from the yeast cell cycle. Time-course SILAC phospho-proteomics data was obtained from </w:t>
      </w:r>
      <w:proofErr w:type="spellStart"/>
      <w:r w:rsidRPr="00F722FF">
        <w:rPr>
          <w:rFonts w:ascii="Arial" w:hAnsi="Arial" w:cs="Arial"/>
        </w:rPr>
        <w:t>Touati</w:t>
      </w:r>
      <w:proofErr w:type="spellEnd"/>
      <w:r w:rsidRPr="00F722FF">
        <w:rPr>
          <w:rFonts w:ascii="Arial" w:hAnsi="Arial" w:cs="Arial"/>
        </w:rPr>
        <w:t xml:space="preserve"> </w:t>
      </w:r>
      <w:r w:rsidRPr="00F722FF">
        <w:rPr>
          <w:rFonts w:ascii="Arial" w:hAnsi="Arial" w:cs="Arial"/>
          <w:i/>
          <w:iCs/>
        </w:rPr>
        <w:t xml:space="preserve">et al </w:t>
      </w:r>
      <w:r w:rsidRPr="00F722FF">
        <w:rPr>
          <w:rFonts w:ascii="Arial" w:hAnsi="Arial" w:cs="Arial"/>
        </w:rPr>
        <w:fldChar w:fldCharType="begin" w:fldLock="1"/>
      </w:r>
      <w:r w:rsidR="00C0497F">
        <w:rPr>
          <w:rFonts w:ascii="Arial" w:hAnsi="Arial" w:cs="Arial"/>
        </w:rPr>
        <w:instrText>ADDIN CSL_CITATION {"citationItems":[{"id":"ITEM-1","itemData":{"DOI":"10.15252/embj.201798745","ISSN":"0261-4189","abstract":"The cell cycle is the process by which a cell duplicates its DNA during S-phase and divides its chromosomes during M-phase, creating two genetically identical daughter cells. Cell cycle events are ordered by synthesis and degradation of key cell regulators and by phos-phorylation and dephosphorylation of numerous sub-strates. Phosphorylation can alter the activity, interactions or subcellular localization of a protein. A sub-strate's phosphorylation status is the readout of competing activities of kinases and phosphatases that target each of its phosphorylation sites. In our recent study (EMBO J. 37, e98745), we performed time-resolved global phosphoproteome analysis of a period during the cell cycle known as mitotic exit. During this time, numerous cell biological events happen in fast succession but in strict order. First, at the metaphase to anaphase transition, the mitotic spindle elongates to pull maximally condensed chromosomes to opposite cell halves. Shortly after that, spindles disassemble and chromosomes decondense, before finally cell division is completed by cytokinesis. Our time-resolved phosphoproteome analysis of this period in budding yeast provided a survey of the principles of phospho-regulation used to order these events. Cyclin-dependent kinase (Cdk) is the master cell cycle regulator. In complex with its regulatory cyclin subunits, Cdk phosphorylates numerous substrates at distinct cell cycle stages. Specificity arises from the Cdk active site that recognizes the phosphorylation site. Cdk is a proline directed serine/threonine kinase, meaning that its substrates are minimally defined by an (S/T)P motif. A basic residue at the +3 position is preferred, giving rise to what is known as the full Cdk consensus motif (S/T)Px(K/R). In addition, the cyclins add substrate specificity by using a hydrophobic patch that recognizes substrate docking motifs. These docking motifs can be found on substrates at a distance from the phosphorylation site. During the budding yeast cell cycle, nine different cyclins are synthesized during progression from G1 until mitosis, conferring substrate specificity through the different cell cycle stages. In addition to their distinct specificities, the different cyclin-Cdk complexes build up increasing overall Cdk activity as cells progress from G1 towards mitosis. Cdk activity is low during G1, increases during S phase and culminates in mitosis. As the peak in Cdk activity is reached in metaphase, the anaphase p…","author":[{"dropping-particle":"","family":"Touati","given":"Sandra A","non-dropping-particle":"","parse-names":false,"suffix":""},{"dropping-particle":"","family":"Kataria","given":"Meghna","non-dropping-particle":"","parse-names":false,"suffix":""},{"dropping-particle":"","family":"Jones","given":"Andrew W","non-dropping-particle":"","parse-names":false,"suffix":""},{"dropping-particle":"","family":"Snijders","given":"Ambrosius P","non-dropping-particle":"","parse-names":false,"suffix":""},{"dropping-particle":"","family":"Uhlmann","given":"Frank","non-dropping-particle":"","parse-names":false,"suffix":""}],"container-title":"The EMBO Journal","id":"ITEM-1","issued":{"date-parts":[["2018"]]},"title":"Phosphoproteome dynamics during mitotic exit in budding yeast","type":"article-journal"},"uris":["http://www.mendeley.com/documents/?uuid=c7055ab3-c21e-4e75-a119-d757c79333cd"]}],"mendeley":{"formattedCitation":"[39]","plainTextFormattedCitation":"[39]","previouslyFormattedCitation":"[39]"},"properties":{"noteIndex":0},"schema":"https://github.com/citation-style-language/schema/raw/master/csl-citation.json"}</w:instrText>
      </w:r>
      <w:r w:rsidRPr="00F722FF">
        <w:rPr>
          <w:rFonts w:ascii="Arial" w:hAnsi="Arial" w:cs="Arial"/>
        </w:rPr>
        <w:fldChar w:fldCharType="separate"/>
      </w:r>
      <w:r w:rsidR="003007AB" w:rsidRPr="003007AB">
        <w:rPr>
          <w:rFonts w:ascii="Arial" w:hAnsi="Arial" w:cs="Arial"/>
          <w:noProof/>
        </w:rPr>
        <w:t>[39]</w:t>
      </w:r>
      <w:r w:rsidRPr="00F722FF">
        <w:rPr>
          <w:rFonts w:ascii="Arial" w:hAnsi="Arial" w:cs="Arial"/>
        </w:rPr>
        <w:fldChar w:fldCharType="end"/>
      </w:r>
      <w:r w:rsidRPr="00F722FF">
        <w:rPr>
          <w:rFonts w:ascii="Arial" w:hAnsi="Arial" w:cs="Arial"/>
        </w:rPr>
        <w:t xml:space="preserve">. Phospho-sites whose abundance declined to less than 50% or increased by more than 50% at least two consecutive timepoints were considered dephosphorylated or phosphorylated respectively as defined by the authors. Transcriptomics data was taken from </w:t>
      </w:r>
      <w:proofErr w:type="spellStart"/>
      <w:r w:rsidRPr="00F722FF">
        <w:rPr>
          <w:rFonts w:ascii="Arial" w:hAnsi="Arial" w:cs="Arial"/>
        </w:rPr>
        <w:t>Kelliher</w:t>
      </w:r>
      <w:proofErr w:type="spellEnd"/>
      <w:r w:rsidRPr="00F722FF">
        <w:rPr>
          <w:rFonts w:ascii="Arial" w:hAnsi="Arial" w:cs="Arial"/>
        </w:rPr>
        <w:t xml:space="preserve"> </w:t>
      </w:r>
      <w:r w:rsidRPr="00F722FF">
        <w:rPr>
          <w:rFonts w:ascii="Arial" w:hAnsi="Arial" w:cs="Arial"/>
          <w:i/>
          <w:iCs/>
        </w:rPr>
        <w:t>et al</w:t>
      </w:r>
      <w:r w:rsidRPr="00F722FF">
        <w:rPr>
          <w:rFonts w:ascii="Arial" w:hAnsi="Arial" w:cs="Arial"/>
        </w:rPr>
        <w:t xml:space="preserve"> study that identified 1246 periodic transcripts using periodicity-ranking algorithms </w:t>
      </w:r>
      <w:r w:rsidRPr="00F722FF">
        <w:rPr>
          <w:rFonts w:ascii="Arial" w:hAnsi="Arial" w:cs="Arial"/>
        </w:rPr>
        <w:fldChar w:fldCharType="begin" w:fldLock="1"/>
      </w:r>
      <w:r w:rsidR="00C0497F">
        <w:rPr>
          <w:rFonts w:ascii="Arial" w:hAnsi="Arial" w:cs="Arial"/>
        </w:rPr>
        <w:instrText>ADDIN CSL_CITATION {"citationItems":[{"id":"ITEM-1","itemData":{"DOI":"10.1371/journal.pgen.1006453","ISSN":"15537404","abstract":"The pathogenic yeast Cryptococcus neoformans causes fungal meningitis in immune-com-promised patients. Cell proliferation in the budding yeast form is required for C. neoformans to infect human hosts, and virulence factors such as capsule formation and melanin produc-tion are affected by cell-cycle perturbation. Thus, understanding cell-cycle regulation is criti-cal for a full understanding of virulence factors for disease. Our group and others have demonstrated that a large fraction of genes in Saccharomyces cerevisiae is expressed peri-odically during the cell cycle, and that proper regulation of this transcriptional program is important for proper cell division. Despite the evolutionary divergence of the two budding yeasts, we found that a similar percentage of all genes (~20%) is periodically expressed dur-ing the cell cycle in both yeasts. However, the temporal ordering of periodic expression has diverged for some orthologous cell-cycle genes, especially those related to bud emergence and bud growth. Genes regulating DNA replication and mitosis exhibited a conserved order-ing in both yeasts, suggesting that essential cell-cycle processes are conserved in periodic-ity and in timing of expression (i.e. duplication before division). In S. cerevisiae cells, we have proposed that an interconnected network of periodic transcription factors (TFs) con-trols the bulk of the cell-cycle transcriptional program. We found that temporal ordering of orthologous network TFs was not always maintained; however, the TF network topology at cell-cycle commitment appears to be conserved in C. neoformans. During the C. neofor-mans cell cycle, DNA replication genes, mitosis genes, and 40 genes involved in virulence are periodically expressed. Future work toward understanding the gene regulatory network that controls cell-cycle genes is critical for developing novel antifungals to inhibit pathogen proliferation. Author Summary The opportunistic fungal pathogen Cryptococcus neoformans infects immune-compro-mised humans and causes fungal meningitis by proliferating in the central nervous sys-tem. The cell cycle has not been studied at the whole transcriptome level in C. neoformans. Here, we present the expression dynamics of all genes from a synchronous population of C. neoformans cells over multiple cell cycles. Our study shows that almost 20% of all C. neoformans genes are periodically expressed during the cell cycle. We also compare the program of cell-cycle-regulated tra…","author":[{"dropping-particle":"","family":"Kelliher","given":"Christina M.","non-dropping-particle":"","parse-names":false,"suffix":""},{"dropping-particle":"","family":"Leman","given":"Adam R.","non-dropping-particle":"","parse-names":false,"suffix":""},{"dropping-particle":"","family":"Sierra","given":"Crystal S.","non-dropping-particle":"","parse-names":false,"suffix":""},{"dropping-particle":"","family":"Haase","given":"Steven B.","non-dropping-particle":"","parse-names":false,"suffix":""}],"container-title":"PLoS Genetics","id":"ITEM-1","issued":{"date-parts":[["2016"]]},"title":"Investigating Conservation of the Cell-Cycle-Regulated Transcriptional Program in the Fungal Pathogen, Cryptococcus neoformans","type":"article-journal"},"uris":["http://www.mendeley.com/documents/?uuid=7e1f6159-88a2-4543-a24b-114edaff774b"]}],"mendeley":{"formattedCitation":"[40]","plainTextFormattedCitation":"[40]","previouslyFormattedCitation":"[40]"},"properties":{"noteIndex":0},"schema":"https://github.com/citation-style-language/schema/raw/master/csl-citation.json"}</w:instrText>
      </w:r>
      <w:r w:rsidRPr="00F722FF">
        <w:rPr>
          <w:rFonts w:ascii="Arial" w:hAnsi="Arial" w:cs="Arial"/>
        </w:rPr>
        <w:fldChar w:fldCharType="separate"/>
      </w:r>
      <w:r w:rsidR="003007AB" w:rsidRPr="003007AB">
        <w:rPr>
          <w:rFonts w:ascii="Arial" w:hAnsi="Arial" w:cs="Arial"/>
          <w:noProof/>
        </w:rPr>
        <w:t>[40]</w:t>
      </w:r>
      <w:r w:rsidRPr="00F722FF">
        <w:rPr>
          <w:rFonts w:ascii="Arial" w:hAnsi="Arial" w:cs="Arial"/>
        </w:rPr>
        <w:fldChar w:fldCharType="end"/>
      </w:r>
      <w:r w:rsidRPr="00F722FF">
        <w:rPr>
          <w:rFonts w:ascii="Arial" w:hAnsi="Arial" w:cs="Arial"/>
        </w:rPr>
        <w:t>.</w:t>
      </w:r>
      <w:r w:rsidRPr="0071079F">
        <w:rPr>
          <w:rFonts w:ascii="Arial" w:hAnsi="Arial" w:cs="Arial"/>
        </w:rPr>
        <w:t xml:space="preserve"> The phospho-proteomics and transcriptome data during nitrogen shift was obtained from Oliveira </w:t>
      </w:r>
      <w:r w:rsidRPr="0071079F">
        <w:rPr>
          <w:rFonts w:ascii="Arial" w:hAnsi="Arial" w:cs="Arial"/>
          <w:i/>
          <w:iCs/>
        </w:rPr>
        <w:t xml:space="preserve">et al </w:t>
      </w:r>
      <w:r w:rsidRPr="0071079F">
        <w:rPr>
          <w:rFonts w:ascii="Arial" w:hAnsi="Arial" w:cs="Arial"/>
        </w:rPr>
        <w:fldChar w:fldCharType="begin" w:fldLock="1"/>
      </w:r>
      <w:r w:rsidR="00C0497F">
        <w:rPr>
          <w:rFonts w:ascii="Arial" w:hAnsi="Arial" w:cs="Arial"/>
        </w:rPr>
        <w:instrText>ADDIN CSL_CITATION {"citationItems":[{"id":"ITEM-1","itemData":{"DOI":"10.1126/scisignal.2005768","ISSN":"19379145","abstract":"Phosphoproteomics studies have unraveled the extent of protein phosphorylation as a key cellular regulation mechanism, but assigning functionality to specific phosphorylation events remains a major challenge. TORC1 (target of rapamycin complex 1) is a kinase-containing protein complex that transduces changes in nutrient availability into phosphorylation signaling events that alter cell growth and proliferation. To resolve the temporal sequence of phosphorylation responses to nutritionally and chemically induced changes in TORC1 signaling and to identify previously unknown kinase-substrate relationships in Saccharomyces cerevisiae, we performed quantitative mass spectrometry-based phosphoproteomic analyses after shifts in nitrogen sources and rapamycin treatment. From early phosphorylation events that were consistent over at least two experimental perturbations, we identified 51 candidate and 10 known proximal targets of TORC1 that were direct substrates of TORC1 or of one of its kinase or phosphatase substrates. By correlating these phosphoproteomics data with dynamic metabolomics data, we inferred the functional role of phosphorylation on the metabolic activity of 12 enzymes, including three candidate TORC1-proximal targets: Amd1, which is involved in nucleotide metabolism; Hom3, which is involved in amino acid metabolism; and Tsl1, which mediates carbohydrate storage. Finally, we identified the TORC1 substrates Sch9 and Atg1 as candidate kinases that phosphorylate Amd1 and Hom3, respectively.","author":[{"dropping-particle":"","family":"Oliveira","given":"Ana Paula","non-dropping-particle":"","parse-names":false,"suffix":""},{"dropping-particle":"","family":"Ludwig","given":"Christina","non-dropping-particle":"","parse-names":false,"suffix":""},{"dropping-particle":"","family":"Zampieri","given":"Mattia","non-dropping-particle":"","parse-names":false,"suffix":""},{"dropping-particle":"","family":"Weisser","given":"Hendrik","non-dropping-particle":"","parse-names":false,"suffix":""},{"dropping-particle":"","family":"Aebersold","given":"Ruedi","non-dropping-particle":"","parse-names":false,"suffix":""},{"dropping-particle":"","family":"Sauer","given":"Uwe","non-dropping-particle":"","parse-names":false,"suffix":""}],"container-title":"Science Signaling","id":"ITEM-1","issued":{"date-parts":[["2015"]]},"title":"Dynamic phosphoproteomics reveals TORC1-dependent regulation of yeast nucleotide and amino acid biosynthesis","type":"article-journal"},"uris":["http://www.mendeley.com/documents/?uuid=984e0ede-a41d-4fe5-8ffe-26333bb8cf22"]},{"id":"ITEM-2","itemData":{"DOI":"10.15252/msb.20145475","abstract":"© 2015 The Authors. Abstract Cells react to nutritional cues in changing environments via the integrated action of signaling, transcriptional, and metabolic networks. Mechanistic insight into signaling processes is often complicated because ubiquitous feedback loops obscure causal relationships. Consequently, the endogenous inputs of many nutrient signaling pathways remain unknown. Recent advances for system-wide experimental data generation have facilitated the quantification of signaling systems, but the integration of multi-level dynamic data remains challenging. Here, we co-designed dynamic experiments and a probabilistic, model-based method to infer causal relationships between metabolism, signaling, and gene regulation. We analyzed the dynamic regulation of nitrogen metabolism by the target of rapamycin complex 1 (TORC1) pathway in budding yeast. Dynamic transcriptomic, proteomic, and metabolomic measurements along shifts in nitrogen quality yielded a consistent dataset that demonstrated extensive re-wiring of cellular networks during adaptation. Our inference method identified putative downstream targets of TORC1 and putative metabolic inputs of TORC1, including the hypothesized glutamine signal. The work provides a basis for further mechanistic studies of nitrogen metabolism and a general computational framework to study cellular processes. Synopsis Dynamic experiments and a computational method are co-designed to infer causal interactions between metabolism, signaling and transcription. Model-based data integration suggests new candidates for inputs and targets of yeast nitrogen signaling via TOR complex 1. Dynamic experiments yield a consistent, multi-omics dataset for yeast responses to shifts in nitrogen quality. The cellular response involves extensive rewiring of metabolism via multiple mechanisms. Our generalizable probabilistic framework infers causal relations from heterogeneous data types and exploits prior knowledge on networks and biological mechanisms. Dynamic experiments and a computational method are co-designed to infer causal interactions between metabolism, signaling and transcription. Model-based data integration suggests new candidates for inputs and targets of yeast nitrogen signaling via TOR complex 1.","author":[{"dropping-particle":"","family":"Oliveira","given":"A. P.","non-dropping-particle":"","parse-names":false,"suffix":""},{"dropping-particle":"","family":"Dimopoulos","given":"S.","non-dropping-particle":"","parse-names":false,"suffix":""},{"dropping-particle":"","family":"Busetto","given":"A. G.","non-dropping-particle":"","parse-names":false,"suffix":""},{"dropping-particle":"","family":"Christen","given":"S.","non-dropping-particle":"","parse-names":false,"suffix":""},{"dropping-particle":"","family":"Dechant","given":"R.","non-dropping-particle":"","parse-names":false,"suffix":""},{"dropping-particle":"","family":"Falter","given":"L.","non-dropping-particle":"","parse-names":false,"suffix":""},{"dropping-particle":"","family":"Haghir Chehreghani","given":"M.","non-dropping-particle":"","parse-names":false,"suffix":""},{"dropping-particle":"","family":"Jozefczuk","given":"S.","non-dropping-particle":"","parse-names":false,"suffix":""},{"dropping-particle":"","family":"Ludwig","given":"C.","non-dropping-particle":"","parse-names":false,"suffix":""},{"dropping-particle":"","family":"Rudroff","given":"F.","non-dropping-particle":"","parse-names":false,"suffix":""},{"dropping-particle":"","family":"Schulz","given":"J. C.","non-dropping-particle":"","parse-names":false,"suffix":""},{"dropping-particle":"","family":"Gonzalez","given":"A.","non-dropping-particle":"","parse-names":false,"suffix":""},{"dropping-particle":"","family":"Soulard","given":"A.","non-dropping-particle":"","parse-names":false,"suffix":""},{"dropping-particle":"","family":"Stracka","given":"D.","non-dropping-particle":"","parse-names":false,"suffix":""},{"dropping-particle":"","family":"Aebersold","given":"R.","non-dropping-particle":"","parse-names":false,"suffix":""},{"dropping-particle":"","family":"Buhmann","given":"J. M.","non-dropping-particle":"","parse-names":false,"suffix":""},{"dropping-particle":"","family":"Hall","given":"M. N.","non-dropping-particle":"","parse-names":false,"suffix":""},{"dropping-particle":"","family":"Peter","given":"M.","non-dropping-particle":"","parse-names":false,"suffix":""},{"dropping-particle":"","family":"Sauer","given":"U.","non-dropping-particle":"","parse-names":false,"suffix":""},{"dropping-particle":"","family":"Stelling","given":"J.","non-dropping-particle":"","parse-names":false,"suffix":""}],"container-title":"Molecular Systems Biology","id":"ITEM-2","issued":{"date-parts":[["2015"]]},"title":"Inferring causal metabolic signals that regulate the dynamic TORC1-dependent transcriptome","type":"article-journal"},"uris":["http://www.mendeley.com/documents/?uuid=858689b8-7a89-492e-9e69-8789d130b276"]}],"mendeley":{"formattedCitation":"[37,38]","plainTextFormattedCitation":"[37,38]","previouslyFormattedCitation":"[37,38]"},"properties":{"noteIndex":0},"schema":"https://github.com/citation-style-language/schema/raw/master/csl-citation.json"}</w:instrText>
      </w:r>
      <w:r w:rsidRPr="0071079F">
        <w:rPr>
          <w:rFonts w:ascii="Arial" w:hAnsi="Arial" w:cs="Arial"/>
        </w:rPr>
        <w:fldChar w:fldCharType="separate"/>
      </w:r>
      <w:r w:rsidR="003007AB" w:rsidRPr="003007AB">
        <w:rPr>
          <w:rFonts w:ascii="Arial" w:hAnsi="Arial" w:cs="Arial"/>
          <w:noProof/>
        </w:rPr>
        <w:t>[37,38]</w:t>
      </w:r>
      <w:r w:rsidRPr="0071079F">
        <w:rPr>
          <w:rFonts w:ascii="Arial" w:hAnsi="Arial" w:cs="Arial"/>
        </w:rPr>
        <w:fldChar w:fldCharType="end"/>
      </w:r>
      <w:r w:rsidRPr="0071079F">
        <w:rPr>
          <w:rFonts w:ascii="Arial" w:hAnsi="Arial" w:cs="Arial"/>
        </w:rPr>
        <w:t>. The nitrogen shift studies compared the impact of adding glutamine to yeast cells growing on a poor nitrogen source (proline alone or glutamine depletion) with cells growing on a rich nitrogen source (glutamine plus proline). A 2-fold change threshold was used to identify differentially expressed transcripts and phospho-sites.</w:t>
      </w:r>
    </w:p>
    <w:p w14:paraId="456EB6F4" w14:textId="129B3AEC" w:rsidR="007D14E2" w:rsidRDefault="00EF09FA" w:rsidP="007D14E2">
      <w:pPr>
        <w:rPr>
          <w:rFonts w:ascii="Arial" w:hAnsi="Arial" w:cs="Arial"/>
        </w:rPr>
      </w:pPr>
      <w:r w:rsidRPr="00EF09FA">
        <w:rPr>
          <w:rFonts w:ascii="Arial" w:hAnsi="Arial" w:cs="Arial"/>
          <w:i/>
          <w:iCs/>
        </w:rPr>
        <w:t>E. coli</w:t>
      </w:r>
      <w:r w:rsidR="007D14E2" w:rsidRPr="0071079F">
        <w:rPr>
          <w:rFonts w:ascii="Arial" w:hAnsi="Arial" w:cs="Arial"/>
        </w:rPr>
        <w:t xml:space="preserve"> acetylation data was taken from the Weinert </w:t>
      </w:r>
      <w:r w:rsidR="007D14E2" w:rsidRPr="0071079F">
        <w:rPr>
          <w:rFonts w:ascii="Arial" w:hAnsi="Arial" w:cs="Arial"/>
          <w:i/>
          <w:iCs/>
        </w:rPr>
        <w:t>et al</w:t>
      </w:r>
      <w:r w:rsidR="007D14E2" w:rsidRPr="0071079F">
        <w:rPr>
          <w:rFonts w:ascii="Arial" w:hAnsi="Arial" w:cs="Arial"/>
        </w:rPr>
        <w:t xml:space="preserve"> study comparing actively growing exponential phase cells to stationary phase cells </w:t>
      </w:r>
      <w:r w:rsidR="007D14E2" w:rsidRPr="0071079F">
        <w:rPr>
          <w:rFonts w:ascii="Arial" w:hAnsi="Arial" w:cs="Arial"/>
        </w:rPr>
        <w:fldChar w:fldCharType="begin" w:fldLock="1"/>
      </w:r>
      <w:r w:rsidR="00C0497F">
        <w:rPr>
          <w:rFonts w:ascii="Arial" w:hAnsi="Arial" w:cs="Arial"/>
        </w:rPr>
        <w:instrText>ADDIN CSL_CITATION {"citationItems":[{"id":"ITEM-1","itemData":{"ISBN":"1097-2765","author":[{"dropping-particle":"","family":"Weinert","given":"Brian T","non-dropping-particle":"","parse-names":false,"suffix":""},{"dropping-particle":"","family":"Iesmantavicius","given":"Vytautas","non-dropping-particle":"","parse-names":false,"suffix":""},{"dropping-particle":"","family":"Wagner","given":"Sebastian A","non-dropping-particle":"","parse-names":false,"suffix":""},{"dropping-particle":"","family":"Schölz","given":"Christian","non-dropping-particle":"","parse-names":false,"suffix":""},{"dropping-particle":"","family":"Gummesson","given":"Bertil","non-dropping-particle":"","parse-names":false,"suffix":""},{"dropping-particle":"","family":"Beli","given":"Petra","non-dropping-particle":"","parse-names":false,"suffix":""},{"dropping-particle":"","family":"Nyström","given":"Thomas","non-dropping-particle":"","parse-names":false,"suffix":""},{"dropping-particle":"","family":"Choudhary","given":"Chunaram","non-dropping-particle":"","parse-names":false,"suffix":""}],"container-title":"Mol Cell","id":"ITEM-1","issue":"2","issued":{"date-parts":[["2013"]]},"page":"265-272","title":"Acetyl-phosphate is a critical determinant of lysine acetylation in E. coli","type":"article-journal","volume":"51"},"uris":["http://www.mendeley.com/documents/?uuid=c4964194-9032-4650-baad-68bbf986fd93"]}],"mendeley":{"formattedCitation":"[44]","plainTextFormattedCitation":"[44]","previouslyFormattedCitation":"[44]"},"properties":{"noteIndex":0},"schema":"https://github.com/citation-style-language/schema/raw/master/csl-citation.json"}</w:instrText>
      </w:r>
      <w:r w:rsidR="007D14E2" w:rsidRPr="0071079F">
        <w:rPr>
          <w:rFonts w:ascii="Arial" w:hAnsi="Arial" w:cs="Arial"/>
        </w:rPr>
        <w:fldChar w:fldCharType="separate"/>
      </w:r>
      <w:r w:rsidR="003007AB" w:rsidRPr="003007AB">
        <w:rPr>
          <w:rFonts w:ascii="Arial" w:hAnsi="Arial" w:cs="Arial"/>
          <w:noProof/>
        </w:rPr>
        <w:t>[44]</w:t>
      </w:r>
      <w:r w:rsidR="007D14E2" w:rsidRPr="0071079F">
        <w:rPr>
          <w:rFonts w:ascii="Arial" w:hAnsi="Arial" w:cs="Arial"/>
        </w:rPr>
        <w:fldChar w:fldCharType="end"/>
      </w:r>
      <w:r w:rsidR="007D14E2" w:rsidRPr="0071079F">
        <w:rPr>
          <w:rFonts w:ascii="Arial" w:hAnsi="Arial" w:cs="Arial"/>
        </w:rPr>
        <w:t xml:space="preserve">. Proteomics and transcriptomics were from Houser </w:t>
      </w:r>
      <w:r w:rsidR="007D14E2" w:rsidRPr="0071079F">
        <w:rPr>
          <w:rFonts w:ascii="Arial" w:hAnsi="Arial" w:cs="Arial"/>
          <w:i/>
          <w:iCs/>
        </w:rPr>
        <w:t>et al</w:t>
      </w:r>
      <w:r w:rsidR="007D14E2" w:rsidRPr="0071079F">
        <w:rPr>
          <w:rFonts w:ascii="Arial" w:hAnsi="Arial" w:cs="Arial"/>
        </w:rPr>
        <w:t xml:space="preserve"> study of </w:t>
      </w:r>
      <w:r w:rsidRPr="00EF09FA">
        <w:rPr>
          <w:rFonts w:ascii="Arial" w:hAnsi="Arial" w:cs="Arial"/>
          <w:i/>
          <w:iCs/>
        </w:rPr>
        <w:t>E. coli</w:t>
      </w:r>
      <w:r w:rsidR="007D14E2" w:rsidRPr="0071079F">
        <w:rPr>
          <w:rFonts w:ascii="Arial" w:hAnsi="Arial" w:cs="Arial"/>
        </w:rPr>
        <w:t xml:space="preserve"> cells in early exponential phase and stationary phase </w:t>
      </w:r>
      <w:r w:rsidR="007D14E2" w:rsidRPr="0071079F">
        <w:rPr>
          <w:rFonts w:ascii="Arial" w:hAnsi="Arial" w:cs="Arial"/>
        </w:rPr>
        <w:fldChar w:fldCharType="begin" w:fldLock="1"/>
      </w:r>
      <w:r w:rsidR="00C0497F">
        <w:rPr>
          <w:rFonts w:ascii="Arial" w:hAnsi="Arial" w:cs="Arial"/>
        </w:rPr>
        <w:instrText>ADDIN CSL_CITATION {"citationItems":[{"id":"ITEM-1","itemData":{"DOI":"10.1371/journal.pcbi.1004400","ISSN":"15537358","abstract":"© 2015 Houser et al. How do bacteria regulate their cellular physiology in response to starvation? Here, we present a detailed characterization of Escherichia coli growth and starvation over a time-course lasting two weeks. We have measured multiple cellular components, including RNA and proteins at deep genomic coverage, as well as lipid modifications and flux through central metabolism. Our study focuses on the physiological response of E. coli in stationary phase as a result of being starved for glucose, not on the genetic adaptation of E. coli to utilize alternative nutrients. In our analysis, we have taken advantage of the temporal correlations within and among RNA and protein abundances to identify systematic trends in gene regulation. Specifically, we have developed a general computational strategy for classifying expression-profile time courses into distinct categories in an unbiased manner. We have also developed, from dynamic models of gene expression, a framework to characterize protein degradation patterns based on the observed temporal relationships between mRNA and protein abundances. By comparing and contrasting our transcriptomic and proteomic data, we have identified several broad physiological trends in the E. coli starvation response. Strikingly, mRNAs are widely down-regulated in response to glucose starvation, presumably as a strategy for reducing new protein synthesis. By contrast, protein abundances display more varied responses. The abundances of many proteins involved in energy-intensive processes mirror the corresponding mRNA profiles while proteins involved in nutrient metabolism remain abundant even though their corresponding mRNAs are down-regulated.","author":[{"dropping-particle":"","family":"Houser","given":"John R.","non-dropping-particle":"","parse-names":false,"suffix":""},{"dropping-particle":"","family":"Barnhart","given":"Craig","non-dropping-particle":"","parse-names":false,"suffix":""},{"dropping-particle":"","family":"Boutz","given":"Daniel R.","non-dropping-particle":"","parse-names":false,"suffix":""},{"dropping-particle":"","family":"Carroll","given":"Sean M.","non-dropping-particle":"","parse-names":false,"suffix":""},{"dropping-particle":"","family":"Dasgupta","given":"Aurko","non-dropping-particle":"","parse-names":false,"suffix":""},{"dropping-particle":"","family":"Michener","given":"Joshua K.","non-dropping-particle":"","parse-names":false,"suffix":""},{"dropping-particle":"","family":"Needham","given":"Brittany D.","non-dropping-particle":"","parse-names":false,"suffix":""},{"dropping-particle":"","family":"Papoulas","given":"Ophelia","non-dropping-particle":"","parse-names":false,"suffix":""},{"dropping-particle":"","family":"Sridhara","given":"Viswanadham","non-dropping-particle":"","parse-names":false,"suffix":""},{"dropping-particle":"","family":"Sydykova","given":"Dariya K.","non-dropping-particle":"","parse-names":false,"suffix":""},{"dropping-particle":"","family":"Marx","given":"Christopher J.","non-dropping-particle":"","parse-names":false,"suffix":""},{"dropping-particle":"","family":"Trent","given":"M. Stephen","non-dropping-particle":"","parse-names":false,"suffix":""},{"dropping-particle":"","family":"Barrick","given":"Jeffrey E.","non-dropping-particle":"","parse-names":false,"suffix":""},{"dropping-particle":"","family":"Marcotte","given":"Edward M.","non-dropping-particle":"","parse-names":false,"suffix":""},{"dropping-particle":"","family":"Wilke","given":"Claus O.","non-dropping-particle":"","parse-names":false,"suffix":""}],"container-title":"PLoS Computational Biology","id":"ITEM-1","issued":{"date-parts":[["2015"]]},"title":"Controlled Measurement and Comparative Analysis of Cellular Components in E. coli Reveals Broad Regulatory Changes in Response to Glucose Starvation","type":"article-journal"},"uris":["http://www.mendeley.com/documents/?uuid=a95d07c6-0c48-4568-af17-08138a64e640"]}],"mendeley":{"formattedCitation":"[43]","plainTextFormattedCitation":"[43]","previouslyFormattedCitation":"[43]"},"properties":{"noteIndex":0},"schema":"https://github.com/citation-style-language/schema/raw/master/csl-citation.json"}</w:instrText>
      </w:r>
      <w:r w:rsidR="007D14E2" w:rsidRPr="0071079F">
        <w:rPr>
          <w:rFonts w:ascii="Arial" w:hAnsi="Arial" w:cs="Arial"/>
        </w:rPr>
        <w:fldChar w:fldCharType="separate"/>
      </w:r>
      <w:r w:rsidR="003007AB" w:rsidRPr="003007AB">
        <w:rPr>
          <w:rFonts w:ascii="Arial" w:hAnsi="Arial" w:cs="Arial"/>
          <w:noProof/>
        </w:rPr>
        <w:t>[43]</w:t>
      </w:r>
      <w:r w:rsidR="007D14E2" w:rsidRPr="0071079F">
        <w:rPr>
          <w:rFonts w:ascii="Arial" w:hAnsi="Arial" w:cs="Arial"/>
        </w:rPr>
        <w:fldChar w:fldCharType="end"/>
      </w:r>
      <w:r w:rsidR="007D14E2" w:rsidRPr="0071079F">
        <w:rPr>
          <w:rFonts w:ascii="Arial" w:hAnsi="Arial" w:cs="Arial"/>
        </w:rPr>
        <w:t xml:space="preserve">. Phospho-proteomics data for exponential and early stationary phase </w:t>
      </w:r>
      <w:r w:rsidRPr="00EF09FA">
        <w:rPr>
          <w:rFonts w:ascii="Arial" w:hAnsi="Arial" w:cs="Arial"/>
          <w:i/>
          <w:iCs/>
        </w:rPr>
        <w:t>E. coli</w:t>
      </w:r>
      <w:r w:rsidR="007D14E2" w:rsidRPr="0071079F">
        <w:rPr>
          <w:rFonts w:ascii="Arial" w:hAnsi="Arial" w:cs="Arial"/>
        </w:rPr>
        <w:t xml:space="preserve"> cells was taken form Soares </w:t>
      </w:r>
      <w:r w:rsidR="007D14E2" w:rsidRPr="0071079F">
        <w:rPr>
          <w:rFonts w:ascii="Arial" w:hAnsi="Arial" w:cs="Arial"/>
          <w:i/>
          <w:iCs/>
        </w:rPr>
        <w:t xml:space="preserve">et al </w:t>
      </w:r>
      <w:r w:rsidR="007D14E2" w:rsidRPr="0071079F">
        <w:rPr>
          <w:rFonts w:ascii="Arial" w:hAnsi="Arial" w:cs="Arial"/>
        </w:rPr>
        <w:fldChar w:fldCharType="begin" w:fldLock="1"/>
      </w:r>
      <w:r w:rsidR="00C0497F">
        <w:rPr>
          <w:rFonts w:ascii="Arial" w:hAnsi="Arial" w:cs="Arial"/>
        </w:rPr>
        <w:instrText>ADDIN CSL_CITATION {"citationItems":[{"id":"ITEM-1","itemData":{"DOI":"10.1021/pr3011843","ISSN":"15353893","abstract":"Recent phosphoproteomics studies have generated relatively large data sets of bacterial proteins phosphorylated on serine, threonine, and tyrosine, implicating this type of phosphorylation in the regulation of vital processes of a bacterial cell; however, most phosphoproteomics studies in bacteria were so far qualitative. Here we applied stable isotope labeling by amino acids in cell culture (SILAC) to perform a quantitative analysis of proteome and phosphoproteome dynamics of Escherichia coli during five distinct phases of growth in the minimal medium. Combining two triple-SILAC experiments, we detected a total of 2118 proteins and quantified relative dynamics of 1984 proteins in all measured phases of growth, including 570 proteins associated with cell wall and membrane. In the phosphoproteomic experiment, we detected 150 Ser/Thr/Tyr phosphorylation events, of which 108 were localized to a specific amino acid residue and 76 were quantified in all phases of growth. Clustering analysis of SILAC ratios revealed distinct sets of coregulated proteins for each analyzed phase of growth and overrepresentation of membrane proteins in transition between exponential and stationary phases. The proteomics data indicated that proteins related to stress response typically associated with the stationary phase, including RpoS-dependent proteins, had increasing levels already during earlier phases of growth. Application of SILAC enabled us to measure median occupancies of phosphorylation sites, which were generally low (&lt;12%). Interestingly, the phosphoproteome analysis showed a global increase of protein phosphorylation levels in the late stationary phase, pointing to a likely role of this modification in later phases of growth.","author":[{"dropping-particle":"","family":"Soares","given":"Nelson C.","non-dropping-particle":"","parse-names":false,"suffix":""},{"dropping-particle":"","family":"Spät","given":"Philipp","non-dropping-particle":"","parse-names":false,"suffix":""},{"dropping-particle":"","family":"Krug","given":"Karsten","non-dropping-particle":"","parse-names":false,"suffix":""},{"dropping-particle":"","family":"MacEk","given":"Boris","non-dropping-particle":"","parse-names":false,"suffix":""}],"container-title":"Journal of Proteome Research","id":"ITEM-1","issued":{"date-parts":[["2013"]]},"title":"Global dynamics of the Escherichia coli proteome and phosphoproteome during growth in minimal medium","type":"article-journal"},"uris":["http://www.mendeley.com/documents/?uuid=3e84b870-9018-4d42-8d7a-862daa5fe36f"]}],"mendeley":{"formattedCitation":"[42]","plainTextFormattedCitation":"[42]","previouslyFormattedCitation":"[42]"},"properties":{"noteIndex":0},"schema":"https://github.com/citation-style-language/schema/raw/master/csl-citation.json"}</w:instrText>
      </w:r>
      <w:r w:rsidR="007D14E2" w:rsidRPr="0071079F">
        <w:rPr>
          <w:rFonts w:ascii="Arial" w:hAnsi="Arial" w:cs="Arial"/>
        </w:rPr>
        <w:fldChar w:fldCharType="separate"/>
      </w:r>
      <w:r w:rsidR="003007AB" w:rsidRPr="003007AB">
        <w:rPr>
          <w:rFonts w:ascii="Arial" w:hAnsi="Arial" w:cs="Arial"/>
          <w:noProof/>
        </w:rPr>
        <w:t>[42]</w:t>
      </w:r>
      <w:r w:rsidR="007D14E2" w:rsidRPr="0071079F">
        <w:rPr>
          <w:rFonts w:ascii="Arial" w:hAnsi="Arial" w:cs="Arial"/>
        </w:rPr>
        <w:fldChar w:fldCharType="end"/>
      </w:r>
      <w:r w:rsidR="007D14E2" w:rsidRPr="0071079F">
        <w:rPr>
          <w:rFonts w:ascii="Arial" w:hAnsi="Arial" w:cs="Arial"/>
        </w:rPr>
        <w:t>. We used a 2-fold change (p &lt; 0.05) threshold for all studies.</w:t>
      </w:r>
    </w:p>
    <w:p w14:paraId="411ED6E6" w14:textId="78A468C7" w:rsidR="00A70AD2" w:rsidRPr="00A70AD2" w:rsidRDefault="00A70AD2" w:rsidP="00557003">
      <w:pPr>
        <w:spacing w:line="276" w:lineRule="auto"/>
        <w:rPr>
          <w:rFonts w:ascii="Arial" w:hAnsi="Arial" w:cs="Arial"/>
        </w:rPr>
      </w:pPr>
      <w:bookmarkStart w:id="23" w:name="_Hlk51604512"/>
      <w:r w:rsidRPr="00A70AD2">
        <w:rPr>
          <w:rFonts w:ascii="Arial" w:hAnsi="Arial" w:cs="Arial"/>
        </w:rPr>
        <w:t xml:space="preserve">Condition specific PTM data for </w:t>
      </w:r>
      <w:r w:rsidR="00EF09FA" w:rsidRPr="00EF09FA">
        <w:rPr>
          <w:rFonts w:ascii="Arial" w:hAnsi="Arial" w:cs="Arial"/>
          <w:i/>
          <w:iCs/>
        </w:rPr>
        <w:t>E. coli</w:t>
      </w:r>
      <w:r w:rsidRPr="00A70AD2">
        <w:rPr>
          <w:rFonts w:ascii="Arial" w:hAnsi="Arial" w:cs="Arial"/>
        </w:rPr>
        <w:t xml:space="preserve"> was taken from Schmidt et al 2016 study</w:t>
      </w:r>
      <w:r w:rsidR="00323E8C">
        <w:rPr>
          <w:rFonts w:ascii="Arial" w:hAnsi="Arial" w:cs="Arial"/>
        </w:rPr>
        <w:t xml:space="preserve"> </w:t>
      </w:r>
      <w:r w:rsidR="00323E8C">
        <w:rPr>
          <w:rFonts w:ascii="Arial" w:hAnsi="Arial" w:cs="Arial"/>
        </w:rPr>
        <w:fldChar w:fldCharType="begin" w:fldLock="1"/>
      </w:r>
      <w:r w:rsidR="00C0497F">
        <w:rPr>
          <w:rFonts w:ascii="Arial" w:hAnsi="Arial" w:cs="Arial"/>
        </w:rPr>
        <w:instrText>ADDIN CSL_CITATION {"citationItems":[{"id":"ITEM-1","itemData":{"DOI":"10.1038/nbt.3418","ISSN":"15461696","PMID":"26641532","abstract":"Measuring precise concentrations of proteins can provide insights into biological processes. Here we use efficient protein extraction and sample fractionation, as well as state-of-the-art quantitative mass spectrometry techniques to generate a comprehensive, condition-dependent protein-abundance map for Escherichia coli. We measure cellular protein concentrations for 55% of predicted E. coli genes (&gt;2,300 proteins) under 22 different experimental conditions and identify methylation and N-terminal protein acetylations previously not known to be prevalent in bacteria. We uncover system-wide proteome allocation, expression regulation and post-translational adaptations. These data provide a valuable resource for the systems biology and broader E. coli research communities.","author":[{"dropping-particle":"","family":"Schmidt","given":"Alexander","non-dropping-particle":"","parse-names":false,"suffix":""},{"dropping-particle":"","family":"Kochanowski","given":"Karl","non-dropping-particle":"","parse-names":false,"suffix":""},{"dropping-particle":"","family":"Vedelaar","given":"Silke","non-dropping-particle":"","parse-names":false,"suffix":""},{"dropping-particle":"","family":"Ahrné","given":"Erik","non-dropping-particle":"","parse-names":false,"suffix":""},{"dropping-particle":"","family":"Volkmer","given":"Benjamin","non-dropping-particle":"","parse-names":false,"suffix":""},{"dropping-particle":"","family":"Callipo","given":"Luciano","non-dropping-particle":"","parse-names":false,"suffix":""},{"dropping-particle":"","family":"Knoops","given":"Kèvin","non-dropping-particle":"","parse-names":false,"suffix":""},{"dropping-particle":"","family":"Bauer","given":"Manuel","non-dropping-particle":"","parse-names":false,"suffix":""},{"dropping-particle":"","family":"Aebersold","given":"Ruedi","non-dropping-particle":"","parse-names":false,"suffix":""},{"dropping-particle":"","family":"Heinemann","given":"Matthias","non-dropping-particle":"","parse-names":false,"suffix":""}],"container-title":"Nature Biotechnology","id":"ITEM-1","issued":{"date-parts":[["2016"]]},"title":"The quantitative and condition-dependent Escherichia coli proteome","type":"article-journal"},"uris":["http://www.mendeley.com/documents/?uuid=f41535aa-6ee6-4498-a325-f09de80e3b41"]}],"mendeley":{"formattedCitation":"[45]","plainTextFormattedCitation":"[45]","previouslyFormattedCitation":"[45]"},"properties":{"noteIndex":0},"schema":"https://github.com/citation-style-language/schema/raw/master/csl-citation.json"}</w:instrText>
      </w:r>
      <w:r w:rsidR="00323E8C">
        <w:rPr>
          <w:rFonts w:ascii="Arial" w:hAnsi="Arial" w:cs="Arial"/>
        </w:rPr>
        <w:fldChar w:fldCharType="separate"/>
      </w:r>
      <w:r w:rsidR="003007AB" w:rsidRPr="003007AB">
        <w:rPr>
          <w:rFonts w:ascii="Arial" w:hAnsi="Arial" w:cs="Arial"/>
          <w:noProof/>
        </w:rPr>
        <w:t>[45]</w:t>
      </w:r>
      <w:r w:rsidR="00323E8C">
        <w:rPr>
          <w:rFonts w:ascii="Arial" w:hAnsi="Arial" w:cs="Arial"/>
        </w:rPr>
        <w:fldChar w:fldCharType="end"/>
      </w:r>
      <w:r w:rsidR="006200FB">
        <w:rPr>
          <w:rFonts w:ascii="Arial" w:hAnsi="Arial" w:cs="Arial"/>
        </w:rPr>
        <w:t xml:space="preserve">. Among the </w:t>
      </w:r>
      <w:r w:rsidRPr="00A70AD2">
        <w:rPr>
          <w:rFonts w:ascii="Arial" w:hAnsi="Arial" w:cs="Arial"/>
        </w:rPr>
        <w:t>22 different experimental conditions</w:t>
      </w:r>
      <w:r w:rsidR="006200FB">
        <w:rPr>
          <w:rFonts w:ascii="Arial" w:hAnsi="Arial" w:cs="Arial"/>
        </w:rPr>
        <w:t xml:space="preserve"> measured, those c</w:t>
      </w:r>
      <w:r w:rsidRPr="00A70AD2">
        <w:rPr>
          <w:rFonts w:ascii="Arial" w:hAnsi="Arial" w:cs="Arial"/>
        </w:rPr>
        <w:t>onditions that involved change in carbon sources that could be modeled using FBA were chosen.</w:t>
      </w:r>
      <w:r w:rsidR="00B35E15" w:rsidRPr="00B35E15">
        <w:rPr>
          <w:rFonts w:ascii="Arial" w:hAnsi="Arial" w:cs="Arial"/>
        </w:rPr>
        <w:t xml:space="preserve"> </w:t>
      </w:r>
      <w:r w:rsidR="00B35E15" w:rsidRPr="00A70AD2">
        <w:rPr>
          <w:rFonts w:ascii="Arial" w:hAnsi="Arial" w:cs="Arial"/>
        </w:rPr>
        <w:t xml:space="preserve">The following carbon sources were used: acetate, fumarate, galactose, glucose, glucosamine, glycerol, pyruvate, succinate, fructose, </w:t>
      </w:r>
      <w:proofErr w:type="gramStart"/>
      <w:r w:rsidR="00B35E15" w:rsidRPr="00A70AD2">
        <w:rPr>
          <w:rFonts w:ascii="Arial" w:hAnsi="Arial" w:cs="Arial"/>
        </w:rPr>
        <w:t>mannose</w:t>
      </w:r>
      <w:proofErr w:type="gramEnd"/>
      <w:r w:rsidR="00B35E15" w:rsidRPr="00A70AD2">
        <w:rPr>
          <w:rFonts w:ascii="Arial" w:hAnsi="Arial" w:cs="Arial"/>
        </w:rPr>
        <w:t xml:space="preserve"> and xylose.</w:t>
      </w:r>
      <w:r w:rsidR="00B35E15">
        <w:rPr>
          <w:rFonts w:ascii="Arial" w:hAnsi="Arial" w:cs="Arial"/>
        </w:rPr>
        <w:t xml:space="preserve"> </w:t>
      </w:r>
      <w:r w:rsidR="004E31C0">
        <w:rPr>
          <w:rFonts w:ascii="Arial" w:hAnsi="Arial" w:cs="Arial"/>
        </w:rPr>
        <w:t xml:space="preserve">Out of </w:t>
      </w:r>
      <w:r w:rsidRPr="00A70AD2">
        <w:rPr>
          <w:rFonts w:ascii="Arial" w:hAnsi="Arial" w:cs="Arial"/>
        </w:rPr>
        <w:t>44 unique lysine acetylation and 21 serine</w:t>
      </w:r>
      <w:r w:rsidR="004E31C0">
        <w:rPr>
          <w:rFonts w:ascii="Arial" w:hAnsi="Arial" w:cs="Arial"/>
        </w:rPr>
        <w:t>/</w:t>
      </w:r>
      <w:r w:rsidRPr="00A70AD2">
        <w:rPr>
          <w:rFonts w:ascii="Arial" w:hAnsi="Arial" w:cs="Arial"/>
        </w:rPr>
        <w:t xml:space="preserve"> threonine phosphorylation</w:t>
      </w:r>
      <w:r w:rsidR="004E31C0">
        <w:rPr>
          <w:rFonts w:ascii="Arial" w:hAnsi="Arial" w:cs="Arial"/>
        </w:rPr>
        <w:t xml:space="preserve"> sites</w:t>
      </w:r>
      <w:r w:rsidR="00B35E15">
        <w:rPr>
          <w:rFonts w:ascii="Arial" w:hAnsi="Arial" w:cs="Arial"/>
        </w:rPr>
        <w:t xml:space="preserve"> identified in the study (FDR &lt; 0.01)</w:t>
      </w:r>
      <w:r w:rsidR="004E31C0">
        <w:rPr>
          <w:rFonts w:ascii="Arial" w:hAnsi="Arial" w:cs="Arial"/>
        </w:rPr>
        <w:t>, 11 and 5 proteins were mapped to the metabolic model for the subset of conditions analyzed here</w:t>
      </w:r>
      <w:r w:rsidRPr="00A70AD2">
        <w:rPr>
          <w:rFonts w:ascii="Arial" w:hAnsi="Arial" w:cs="Arial"/>
        </w:rPr>
        <w:t>. Protein modifications were normalized by their corresponding protein</w:t>
      </w:r>
      <w:r w:rsidR="009F58AB">
        <w:rPr>
          <w:rFonts w:ascii="Arial" w:hAnsi="Arial" w:cs="Arial"/>
        </w:rPr>
        <w:t xml:space="preserve"> levels</w:t>
      </w:r>
      <w:r w:rsidRPr="00A70AD2">
        <w:rPr>
          <w:rFonts w:ascii="Arial" w:hAnsi="Arial" w:cs="Arial"/>
        </w:rPr>
        <w:t xml:space="preserve">. </w:t>
      </w:r>
    </w:p>
    <w:p w14:paraId="2CCBDC41" w14:textId="2E79DB0B" w:rsidR="00D928E2" w:rsidRDefault="00163A1D" w:rsidP="00191DF4">
      <w:pPr>
        <w:spacing w:line="276" w:lineRule="auto"/>
        <w:rPr>
          <w:rFonts w:ascii="Arial" w:hAnsi="Arial" w:cs="Arial"/>
        </w:rPr>
      </w:pPr>
      <w:r>
        <w:rPr>
          <w:rFonts w:ascii="Arial" w:hAnsi="Arial" w:cs="Arial"/>
        </w:rPr>
        <w:t xml:space="preserve">Acetylated proteins in HeLa cells were taken from </w:t>
      </w:r>
      <w:r w:rsidRPr="00A70AD2">
        <w:rPr>
          <w:rFonts w:ascii="Arial" w:hAnsi="Arial" w:cs="Arial"/>
        </w:rPr>
        <w:t>Kori et al 2017</w:t>
      </w:r>
      <w:r w:rsidR="00713254">
        <w:rPr>
          <w:rFonts w:ascii="Arial" w:hAnsi="Arial" w:cs="Arial"/>
        </w:rPr>
        <w:t xml:space="preserve"> which measured time course acetylation levels in HeLa cells grown on 13C labeled glucose with samples </w:t>
      </w:r>
      <w:r w:rsidR="00713254" w:rsidRPr="00CB5E5D">
        <w:rPr>
          <w:rFonts w:ascii="Arial" w:hAnsi="Arial" w:cs="Arial"/>
        </w:rPr>
        <w:t>collected at 0.5, 1, 4, 8, 12, 16, and 24 hours</w:t>
      </w:r>
      <w:r w:rsidR="00323E8C">
        <w:rPr>
          <w:rFonts w:ascii="Arial" w:hAnsi="Arial" w:cs="Arial"/>
        </w:rPr>
        <w:t xml:space="preserve"> </w:t>
      </w:r>
      <w:r w:rsidR="00323E8C">
        <w:rPr>
          <w:rFonts w:ascii="Arial" w:hAnsi="Arial" w:cs="Arial"/>
        </w:rPr>
        <w:fldChar w:fldCharType="begin" w:fldLock="1"/>
      </w:r>
      <w:r w:rsidR="00C0497F">
        <w:rPr>
          <w:rFonts w:ascii="Arial" w:hAnsi="Arial" w:cs="Arial"/>
        </w:rPr>
        <w:instrText>ADDIN CSL_CITATION {"citationItems":[{"id":"ITEM-1","itemData":{"DOI":"10.1038/s41598-017-09918-3","ISSN":"20452322","PMID":"28860605","abstract":"Protein acetylation plays a critical role in biological processes by regulating the functions and properties of proteins. Thus, the study of protein acetylation dynamics is critical for understanding of how this modification influences protein stability, localization, and function. Here we performed a comprehensive characterization of protein acetylation dynamics using mass spectrometry (MS) based proteomics through utilization of 13C-glucose or D3-acetate, which are metabolized into acetyl-coA, labeling acetyl groups through subsequent incorporation into proteins. Samples were collected at eight time points to monitor rates and trends of heavy acetyl incorporation. Through this platform, we characterized around 1,000 sites with significantly increasing acetylation trends, which we clustered based on their rates of acetylation. Faster rates were enriched on proteins associated with chromatin and RNA metabolism, while slower rates were more typical on proteins involved with lipid metabolism. Among others, we identified sites catalyzed at faster rates with potential critical roles in protein activation, including the histone acetyltransferase p300 acetylated in its activation loop, which could explain self-acetylation as an important feedback mechanism to regulate acetyltransferases. Overall, our studies highlight the dynamic nature of protein acetylation, and how metabolism plays a central role in this regulation.","author":[{"dropping-particle":"","family":"Kori","given":"Yekaterina","non-dropping-particle":"","parse-names":false,"suffix":""},{"dropping-particle":"","family":"Sidoli","given":"Simone","non-dropping-particle":"","parse-names":false,"suffix":""},{"dropping-particle":"","family":"Yuan","given":"Zuo Fei","non-dropping-particle":"","parse-names":false,"suffix":""},{"dropping-particle":"","family":"Lund","given":"Peder J.","non-dropping-particle":"","parse-names":false,"suffix":""},{"dropping-particle":"","family":"Zhao","given":"Xiaolu","non-dropping-particle":"","parse-names":false,"suffix":""},{"dropping-particle":"","family":"Garcia","given":"Benjamin A.","non-dropping-particle":"","parse-names":false,"suffix":""}],"container-title":"Scientific Reports","id":"ITEM-1","issued":{"date-parts":[["2017"]]},"title":"Proteome-wide acetylation dynamics in human cells","type":"article-journal"},"uris":["http://www.mendeley.com/documents/?uuid=629dca35-845e-4a80-a6d3-9eb0bffaeef7"]}],"mendeley":{"formattedCitation":"[50]","plainTextFormattedCitation":"[50]","previouslyFormattedCitation":"[50]"},"properties":{"noteIndex":0},"schema":"https://github.com/citation-style-language/schema/raw/master/csl-citation.json"}</w:instrText>
      </w:r>
      <w:r w:rsidR="00323E8C">
        <w:rPr>
          <w:rFonts w:ascii="Arial" w:hAnsi="Arial" w:cs="Arial"/>
        </w:rPr>
        <w:fldChar w:fldCharType="separate"/>
      </w:r>
      <w:r w:rsidR="003007AB" w:rsidRPr="003007AB">
        <w:rPr>
          <w:rFonts w:ascii="Arial" w:hAnsi="Arial" w:cs="Arial"/>
          <w:noProof/>
        </w:rPr>
        <w:t>[50]</w:t>
      </w:r>
      <w:r w:rsidR="00323E8C">
        <w:rPr>
          <w:rFonts w:ascii="Arial" w:hAnsi="Arial" w:cs="Arial"/>
        </w:rPr>
        <w:fldChar w:fldCharType="end"/>
      </w:r>
      <w:r>
        <w:rPr>
          <w:rFonts w:ascii="Arial" w:hAnsi="Arial" w:cs="Arial"/>
        </w:rPr>
        <w:t xml:space="preserve">. A total of </w:t>
      </w:r>
      <w:r w:rsidRPr="00A70AD2">
        <w:rPr>
          <w:rFonts w:ascii="Arial" w:hAnsi="Arial" w:cs="Arial"/>
        </w:rPr>
        <w:t xml:space="preserve">702 unique </w:t>
      </w:r>
      <w:r>
        <w:rPr>
          <w:rFonts w:ascii="Arial" w:hAnsi="Arial" w:cs="Arial"/>
        </w:rPr>
        <w:t>target proteins were identified based on s</w:t>
      </w:r>
      <w:r w:rsidRPr="00A70AD2">
        <w:rPr>
          <w:rFonts w:ascii="Arial" w:hAnsi="Arial" w:cs="Arial"/>
        </w:rPr>
        <w:t xml:space="preserve">ignificance of acetylation incorporation as monotonic trend across the time points </w:t>
      </w:r>
      <w:r>
        <w:rPr>
          <w:rFonts w:ascii="Arial" w:hAnsi="Arial" w:cs="Arial"/>
        </w:rPr>
        <w:t xml:space="preserve">using </w:t>
      </w:r>
      <w:r w:rsidRPr="00A70AD2">
        <w:rPr>
          <w:rFonts w:ascii="Arial" w:hAnsi="Arial" w:cs="Arial"/>
        </w:rPr>
        <w:t xml:space="preserve">the Mann-Kendall statistical test (p-value &lt; 0.05) </w:t>
      </w:r>
      <w:r>
        <w:rPr>
          <w:rFonts w:ascii="Arial" w:hAnsi="Arial" w:cs="Arial"/>
        </w:rPr>
        <w:t xml:space="preserve">as defined by the authors. </w:t>
      </w:r>
      <w:r w:rsidR="005B1111">
        <w:rPr>
          <w:rFonts w:ascii="Arial" w:hAnsi="Arial" w:cs="Arial"/>
        </w:rPr>
        <w:t xml:space="preserve"> </w:t>
      </w:r>
      <w:r w:rsidR="00922757">
        <w:rPr>
          <w:rFonts w:ascii="Arial" w:hAnsi="Arial" w:cs="Arial"/>
        </w:rPr>
        <w:t xml:space="preserve">For the phosphorylation data for HeLa cells, </w:t>
      </w:r>
      <w:r w:rsidR="005B1111" w:rsidRPr="00922757">
        <w:rPr>
          <w:rFonts w:ascii="Arial" w:hAnsi="Arial" w:cs="Arial"/>
        </w:rPr>
        <w:t>phosphorylation sites that are up-regulated during mitosis and show more than 50% occupancy as defined by the authors</w:t>
      </w:r>
      <w:r w:rsidR="00922757" w:rsidRPr="00922757">
        <w:rPr>
          <w:rFonts w:ascii="Arial" w:hAnsi="Arial" w:cs="Arial"/>
        </w:rPr>
        <w:t xml:space="preserve"> were used </w:t>
      </w:r>
      <w:r w:rsidR="00922757" w:rsidRPr="00922757">
        <w:rPr>
          <w:rFonts w:ascii="Arial" w:hAnsi="Arial" w:cs="Arial"/>
        </w:rPr>
        <w:fldChar w:fldCharType="begin" w:fldLock="1"/>
      </w:r>
      <w:r w:rsidR="00C0497F">
        <w:rPr>
          <w:rFonts w:ascii="Arial" w:hAnsi="Arial" w:cs="Arial"/>
        </w:rPr>
        <w:instrText>ADDIN CSL_CITATION {"citationItems":[{"id":"ITEM-1","itemData":{"DOI":"10.1126/scisignal.2000475","ISSN":"19450877","PMID":"20068231","abstract":"Eukaryotic cells replicate by a complex series of evolutionarily conserved events that are tightly regulated at defined stages of the cell division cycle. Progression through this cycle involves a large number of dedicated protein complexes and signaling pathways, and deregulation of this process is implicated in tumorigenesis. We applied high-resolution mass spectrometry-based proteomics to investigate the proteome and phosphoproteome of the human cell cycle on a global scale and quantified 6027 proteins and 20,443 unique phosphorylation sites and their dynamics. Co-regulated proteins and phosphorylation sites were grouped according to their cell cycle kinetics and compared to publicly available messenger RNA microarray data. Most detected phosphorylation sites and more than 20% of all quantified proteins showed substantial regulation, mainly in mitotic cells. Kinase-motif analysis revealed global activation during S phase of the DNA damage response network, which was mediated by phosphorylation by ATM or AT or DNA-dependent protein kinases. We determined site-specific stoichiometry of more than 5000 sites and found that most of the up-regulated sites phosphorylated by cyclin-dependent kinase 1 (CDK1) or CDK2 were almost fully phosphorylated in mitotic cells. In particular, nuclear proteins and proteins involved in regulating metabolic processes have high phosphorylation site occupancy in mitosis. This suggests that these proteins may be inactivated by phosphorylation in mitotic cells. Copyright 2008 by the American Association for the Advancement of Science; all rights reserved.","author":[{"dropping-particle":"V.","family":"Olsen","given":"Jesper","non-dropping-particle":"","parse-names":false,"suffix":""},{"dropping-particle":"","family":"Vermeulen","given":"Michiel","non-dropping-particle":"","parse-names":false,"suffix":""},{"dropping-particle":"","family":"Santamaria","given":"Anna","non-dropping-particle":"","parse-names":false,"suffix":""},{"dropping-particle":"","family":"Kumar","given":"Chanchal","non-dropping-particle":"","parse-names":false,"suffix":""},{"dropping-particle":"","family":"Miller","given":"Martin L.","non-dropping-particle":"","parse-names":false,"suffix":""},{"dropping-particle":"","family":"Jensen","given":"Lars J.","non-dropping-particle":"","parse-names":false,"suffix":""},{"dropping-particle":"","family":"Gnad","given":"Florian","non-dropping-particle":"","parse-names":false,"suffix":""},{"dropping-particle":"","family":"Cox","given":"Jürgen","non-dropping-particle":"","parse-names":false,"suffix":""},{"dropping-particle":"","family":"Jensen","given":"Thomas S.","non-dropping-particle":"","parse-names":false,"suffix":""},{"dropping-particle":"","family":"Nigg","given":"Erich A.","non-dropping-particle":"","parse-names":false,"suffix":""},{"dropping-particle":"","family":"Brunak","given":"Søren","non-dropping-particle":"","parse-names":false,"suffix":""},{"dropping-particle":"","family":"Mann","given":"Matthias","non-dropping-particle":"","parse-names":false,"suffix":""}],"container-title":"Science Signaling","id":"ITEM-1","issued":{"date-parts":[["2010"]]},"title":"Quantitative phosphoproteomics revealswidespread full phosphorylation site occupancy during mitosis","type":"article-journal"},"uris":["http://www.mendeley.com/documents/?uuid=81ab2286-005e-4cbf-a1c7-c2cb9621d820"]}],"mendeley":{"formattedCitation":"[51]","plainTextFormattedCitation":"[51]","previouslyFormattedCitation":"[51]"},"properties":{"noteIndex":0},"schema":"https://github.com/citation-style-language/schema/raw/master/csl-citation.json"}</w:instrText>
      </w:r>
      <w:r w:rsidR="00922757" w:rsidRPr="00922757">
        <w:rPr>
          <w:rFonts w:ascii="Arial" w:hAnsi="Arial" w:cs="Arial"/>
        </w:rPr>
        <w:fldChar w:fldCharType="separate"/>
      </w:r>
      <w:r w:rsidR="003007AB" w:rsidRPr="003007AB">
        <w:rPr>
          <w:rFonts w:ascii="Arial" w:hAnsi="Arial" w:cs="Arial"/>
          <w:noProof/>
        </w:rPr>
        <w:t>[51]</w:t>
      </w:r>
      <w:r w:rsidR="00922757" w:rsidRPr="00922757">
        <w:rPr>
          <w:rFonts w:ascii="Arial" w:hAnsi="Arial" w:cs="Arial"/>
        </w:rPr>
        <w:fldChar w:fldCharType="end"/>
      </w:r>
      <w:r w:rsidR="00922757" w:rsidRPr="00922757">
        <w:rPr>
          <w:rFonts w:ascii="Arial" w:hAnsi="Arial" w:cs="Arial"/>
        </w:rPr>
        <w:t>.</w:t>
      </w:r>
    </w:p>
    <w:p w14:paraId="05994153" w14:textId="41EFEFB5" w:rsidR="003863EB" w:rsidRPr="00A70AD2" w:rsidRDefault="003863EB" w:rsidP="006929A5">
      <w:pPr>
        <w:spacing w:line="276" w:lineRule="auto"/>
        <w:rPr>
          <w:rFonts w:ascii="Arial" w:hAnsi="Arial" w:cs="Arial"/>
        </w:rPr>
      </w:pPr>
      <w:r>
        <w:rPr>
          <w:rFonts w:ascii="Arial" w:hAnsi="Arial" w:cs="Arial"/>
        </w:rPr>
        <w:t>P</w:t>
      </w:r>
      <w:r w:rsidRPr="003863EB">
        <w:rPr>
          <w:rFonts w:ascii="Arial" w:hAnsi="Arial" w:cs="Arial"/>
        </w:rPr>
        <w:t xml:space="preserve">hosphoproteomics data from the mammalian cell cycle contained a total of 5861 identified </w:t>
      </w:r>
      <w:proofErr w:type="spellStart"/>
      <w:r w:rsidRPr="003863EB">
        <w:rPr>
          <w:rFonts w:ascii="Arial" w:hAnsi="Arial" w:cs="Arial"/>
        </w:rPr>
        <w:t>phosphopeptides</w:t>
      </w:r>
      <w:proofErr w:type="spellEnd"/>
      <w:r w:rsidRPr="003863EB">
        <w:rPr>
          <w:rFonts w:ascii="Arial" w:hAnsi="Arial" w:cs="Arial"/>
        </w:rPr>
        <w:t xml:space="preserve">. Phospho-peptides whose abundance intensities (or signal to noise ratios) are zero at any channel (or any time point sample), those with </w:t>
      </w:r>
      <w:proofErr w:type="spellStart"/>
      <w:r w:rsidRPr="003863EB">
        <w:rPr>
          <w:rFonts w:ascii="Arial" w:hAnsi="Arial" w:cs="Arial"/>
        </w:rPr>
        <w:t>Ascore</w:t>
      </w:r>
      <w:proofErr w:type="spellEnd"/>
      <w:r w:rsidRPr="003863EB">
        <w:rPr>
          <w:rFonts w:ascii="Arial" w:hAnsi="Arial" w:cs="Arial"/>
        </w:rPr>
        <w:t xml:space="preserve"> &lt; 13, and those that were identified by a decoy dataset in a reverse manner were removed, resulting in a set of 3095 </w:t>
      </w:r>
      <w:proofErr w:type="spellStart"/>
      <w:r w:rsidRPr="003863EB">
        <w:rPr>
          <w:rFonts w:ascii="Arial" w:hAnsi="Arial" w:cs="Arial"/>
        </w:rPr>
        <w:t>phosphopeptides</w:t>
      </w:r>
      <w:proofErr w:type="spellEnd"/>
      <w:r w:rsidRPr="003863EB">
        <w:rPr>
          <w:rFonts w:ascii="Arial" w:hAnsi="Arial" w:cs="Arial"/>
        </w:rPr>
        <w:t xml:space="preserve"> that correspond to 1552 unique proteins.</w:t>
      </w:r>
      <w:r w:rsidRPr="00A70AD2">
        <w:rPr>
          <w:rFonts w:ascii="Arial" w:hAnsi="Arial" w:cs="Arial"/>
        </w:rPr>
        <w:t xml:space="preserve"> </w:t>
      </w:r>
    </w:p>
    <w:p w14:paraId="038CCD6F" w14:textId="6FF5CA94" w:rsidR="00F912A1" w:rsidRDefault="00163A1D" w:rsidP="006929A5">
      <w:pPr>
        <w:spacing w:line="276" w:lineRule="auto"/>
        <w:rPr>
          <w:rFonts w:ascii="Arial" w:hAnsi="Arial" w:cs="Arial"/>
        </w:rPr>
      </w:pPr>
      <w:r>
        <w:rPr>
          <w:rFonts w:ascii="Arial" w:hAnsi="Arial" w:cs="Arial"/>
        </w:rPr>
        <w:t xml:space="preserve">Gene essentiality based on </w:t>
      </w:r>
      <w:r w:rsidRPr="00A70AD2">
        <w:rPr>
          <w:rFonts w:ascii="Arial" w:hAnsi="Arial" w:cs="Arial"/>
        </w:rPr>
        <w:t xml:space="preserve">CRISPR </w:t>
      </w:r>
      <w:r>
        <w:rPr>
          <w:rFonts w:ascii="Arial" w:hAnsi="Arial" w:cs="Arial"/>
        </w:rPr>
        <w:t xml:space="preserve">knockout screens was obtained from </w:t>
      </w:r>
      <w:r w:rsidRPr="00A70AD2">
        <w:rPr>
          <w:rFonts w:ascii="Arial" w:hAnsi="Arial" w:cs="Arial"/>
        </w:rPr>
        <w:t>Hart et al 2015</w:t>
      </w:r>
      <w:r>
        <w:rPr>
          <w:rFonts w:ascii="Arial" w:hAnsi="Arial" w:cs="Arial"/>
        </w:rPr>
        <w:t xml:space="preserve"> study that measured </w:t>
      </w:r>
      <w:r w:rsidRPr="00A70AD2">
        <w:rPr>
          <w:rFonts w:ascii="Arial" w:hAnsi="Arial" w:cs="Arial"/>
        </w:rPr>
        <w:t>essential</w:t>
      </w:r>
      <w:r>
        <w:rPr>
          <w:rFonts w:ascii="Arial" w:hAnsi="Arial" w:cs="Arial"/>
        </w:rPr>
        <w:t>ity</w:t>
      </w:r>
      <w:r w:rsidRPr="00A70AD2">
        <w:rPr>
          <w:rFonts w:ascii="Arial" w:hAnsi="Arial" w:cs="Arial"/>
        </w:rPr>
        <w:t xml:space="preserve"> across all 5 cell lines (HeLa, RPE1 DLD1, GBM and HCT116)</w:t>
      </w:r>
      <w:r w:rsidR="00323E8C">
        <w:rPr>
          <w:rFonts w:ascii="Arial" w:hAnsi="Arial" w:cs="Arial"/>
        </w:rPr>
        <w:t xml:space="preserve"> </w:t>
      </w:r>
      <w:r w:rsidR="00323E8C">
        <w:rPr>
          <w:rFonts w:ascii="Arial" w:hAnsi="Arial" w:cs="Arial"/>
        </w:rPr>
        <w:fldChar w:fldCharType="begin" w:fldLock="1"/>
      </w:r>
      <w:r w:rsidR="009813A7">
        <w:rPr>
          <w:rFonts w:ascii="Arial" w:hAnsi="Arial" w:cs="Arial"/>
        </w:rPr>
        <w:instrText>ADDIN CSL_CITATION {"citationItems":[{"id":"ITEM-1","itemData":{"DOI":"10.1016/j.cell.2015.11.015","ISSN":"10974172","PMID":"26627737","abstract":"Summary The ability to perturb genes in human cells is crucial for elucidating gene function and holds great potential for finding therapeutic targets for diseases such as cancer. To extend the catalog of human core and context-dependent fitness genes, we have developed a high-complexity second-generation genome-scale CRISPR-Cas9 gRNA library and applied it to fitness screens in five human cell lines. Using an improved Bayesian analytical approach, we consistently discover 5-fold more fitness genes than were previously observed. We present a list of 1,580 human core fitness genes and describe their general properties. Moreover, we demonstrate that context-dependent fitness genes accurately recapitulate pathway-specific genetic vulnerabilities induced by known oncogenes and reveal cell-type-specific dependencies for specific receptor tyrosine kinases, even in oncogenic KRAS backgrounds. Thus, rigorous identification of human cell line fitness genes using a high-complexity CRISPR-Cas9 library affords a high-resolution view of the genetic vulnerabilities of a cell.","author":[{"dropping-particle":"","family":"Hart","given":"Traver","non-dropping-particle":"","parse-names":false,"suffix":""},{"dropping-particle":"","family":"Chandrashekhar","given":"Megha","non-dropping-particle":"","parse-names":false,"suffix":""},{"dropping-particle":"","family":"Aregger","given":"Michael","non-dropping-particle":"","parse-names":false,"suffix":""},{"dropping-particle":"","family":"Steinhart","given":"Zachary","non-dropping-particle":"","parse-names":false,"suffix":""},{"dropping-particle":"","family":"Brown","given":"Kevin R.","non-dropping-particle":"","parse-names":false,"suffix":""},{"dropping-particle":"","family":"MacLeod","given":"Graham","non-dropping-particle":"","parse-names":false,"suffix":""},{"dropping-particle":"","family":"Mis","given":"Monika","non-dropping-particle":"","parse-names":false,"suffix":""},{"dropping-particle":"","family":"Zimmermann","given":"Michal","non-dropping-particle":"","parse-names":false,"suffix":""},{"dropping-particle":"","family":"Fradet-Turcotte","given":"Amelie","non-dropping-particle":"","parse-names":false,"suffix":""},{"dropping-particle":"","family":"Sun","given":"Song","non-dropping-particle":"","parse-names":false,"suffix":""},{"dropping-particle":"","family":"Mero","given":"Patricia","non-dropping-particle":"","parse-names":false,"suffix":""},{"dropping-particle":"","family":"Dirks","given":"Peter","non-dropping-particle":"","parse-names":false,"suffix":""},{"dropping-particle":"","family":"Sidhu","given":"Sachdev","non-dropping-particle":"","parse-names":false,"suffix":""},{"dropping-particle":"","family":"Roth","given":"Frederick P.","non-dropping-particle":"","parse-names":false,"suffix":""},{"dropping-particle":"","family":"Rissland","given":"Olivia S.","non-dropping-particle":"","parse-names":false,"suffix":""},{"dropping-particle":"","family":"Durocher","given":"Daniel","non-dropping-particle":"","parse-names":false,"suffix":""},{"dropping-particle":"","family":"Angers","given":"Stephane","non-dropping-particle":"","parse-names":false,"suffix":""},{"dropping-particle":"","family":"Moffat","given":"Jason","non-dropping-particle":"","parse-names":false,"suffix":""}],"container-title":"Cell","id":"ITEM-1","issued":{"date-parts":[["2015"]]},"title":"High-Resolution CRISPR Screens Reveal Fitness Genes and Genotype-Specific Cancer Liabilities","type":"article-journal"},"uris":["http://www.mendeley.com/documents/?uuid=11daeffb-6618-45db-9b83-e3caa559431a"]}],"mendeley":{"formattedCitation":"[68]","plainTextFormattedCitation":"[68]","previouslyFormattedCitation":"[68]"},"properties":{"noteIndex":0},"schema":"https://github.com/citation-style-language/schema/raw/master/csl-citation.json"}</w:instrText>
      </w:r>
      <w:r w:rsidR="00323E8C">
        <w:rPr>
          <w:rFonts w:ascii="Arial" w:hAnsi="Arial" w:cs="Arial"/>
        </w:rPr>
        <w:fldChar w:fldCharType="separate"/>
      </w:r>
      <w:r w:rsidR="00B90661" w:rsidRPr="00B90661">
        <w:rPr>
          <w:rFonts w:ascii="Arial" w:hAnsi="Arial" w:cs="Arial"/>
          <w:noProof/>
        </w:rPr>
        <w:t>[68]</w:t>
      </w:r>
      <w:r w:rsidR="00323E8C">
        <w:rPr>
          <w:rFonts w:ascii="Arial" w:hAnsi="Arial" w:cs="Arial"/>
        </w:rPr>
        <w:fldChar w:fldCharType="end"/>
      </w:r>
      <w:r>
        <w:rPr>
          <w:rFonts w:ascii="Arial" w:hAnsi="Arial" w:cs="Arial"/>
        </w:rPr>
        <w:t>.</w:t>
      </w:r>
      <w:r w:rsidRPr="00A70AD2">
        <w:rPr>
          <w:rFonts w:ascii="Arial" w:hAnsi="Arial" w:cs="Arial"/>
        </w:rPr>
        <w:t xml:space="preserve"> </w:t>
      </w:r>
      <w:r>
        <w:rPr>
          <w:rFonts w:ascii="Arial" w:hAnsi="Arial" w:cs="Arial"/>
        </w:rPr>
        <w:t>Growth limiting g</w:t>
      </w:r>
      <w:r w:rsidRPr="00A70AD2">
        <w:rPr>
          <w:rFonts w:ascii="Arial" w:hAnsi="Arial" w:cs="Arial"/>
        </w:rPr>
        <w:t xml:space="preserve">enes with FDR &lt; 0.05 </w:t>
      </w:r>
      <w:proofErr w:type="gramStart"/>
      <w:r w:rsidRPr="00A70AD2">
        <w:rPr>
          <w:rFonts w:ascii="Arial" w:hAnsi="Arial" w:cs="Arial"/>
        </w:rPr>
        <w:t>were considered to be</w:t>
      </w:r>
      <w:proofErr w:type="gramEnd"/>
      <w:r w:rsidRPr="00A70AD2">
        <w:rPr>
          <w:rFonts w:ascii="Arial" w:hAnsi="Arial" w:cs="Arial"/>
        </w:rPr>
        <w:t xml:space="preserve"> essential</w:t>
      </w:r>
      <w:r w:rsidR="002F10B2">
        <w:rPr>
          <w:rFonts w:ascii="Arial" w:hAnsi="Arial" w:cs="Arial"/>
        </w:rPr>
        <w:t>,</w:t>
      </w:r>
      <w:r w:rsidRPr="00A70AD2">
        <w:rPr>
          <w:rFonts w:ascii="Arial" w:hAnsi="Arial" w:cs="Arial"/>
        </w:rPr>
        <w:t xml:space="preserve"> as defined by the authors. In addition, essential genes from Hart et al 2017 study using genome-</w:t>
      </w:r>
      <w:r>
        <w:rPr>
          <w:rFonts w:ascii="Arial" w:hAnsi="Arial" w:cs="Arial"/>
        </w:rPr>
        <w:t>wide</w:t>
      </w:r>
      <w:r w:rsidRPr="00A70AD2">
        <w:rPr>
          <w:rFonts w:ascii="Arial" w:hAnsi="Arial" w:cs="Arial"/>
        </w:rPr>
        <w:t xml:space="preserve"> knockout screens in 17 human cell lines also showed similar enrichment</w:t>
      </w:r>
      <w:r>
        <w:rPr>
          <w:rFonts w:ascii="Arial" w:hAnsi="Arial" w:cs="Arial"/>
        </w:rPr>
        <w:t xml:space="preserve"> among acetylated proteins</w:t>
      </w:r>
      <w:r w:rsidRPr="00A70AD2">
        <w:rPr>
          <w:rFonts w:ascii="Arial" w:hAnsi="Arial" w:cs="Arial"/>
        </w:rPr>
        <w:t xml:space="preserve"> (p-value = </w:t>
      </w:r>
      <w:r w:rsidR="00D329B9">
        <w:rPr>
          <w:rFonts w:ascii="Arial" w:hAnsi="Arial" w:cs="Arial"/>
        </w:rPr>
        <w:t>1.7 x 10</w:t>
      </w:r>
      <w:r w:rsidR="00D329B9" w:rsidRPr="00D329B9">
        <w:rPr>
          <w:rFonts w:ascii="Arial" w:hAnsi="Arial" w:cs="Arial"/>
          <w:vertAlign w:val="superscript"/>
        </w:rPr>
        <w:t>-7</w:t>
      </w:r>
      <w:r w:rsidRPr="00A70AD2">
        <w:rPr>
          <w:rFonts w:ascii="Arial" w:hAnsi="Arial" w:cs="Arial"/>
        </w:rPr>
        <w:t>)</w:t>
      </w:r>
      <w:r w:rsidR="00323E8C">
        <w:rPr>
          <w:rFonts w:ascii="Arial" w:hAnsi="Arial" w:cs="Arial"/>
        </w:rPr>
        <w:t xml:space="preserve"> </w:t>
      </w:r>
      <w:r w:rsidR="00323E8C">
        <w:rPr>
          <w:rFonts w:ascii="Arial" w:hAnsi="Arial" w:cs="Arial"/>
        </w:rPr>
        <w:fldChar w:fldCharType="begin" w:fldLock="1"/>
      </w:r>
      <w:r w:rsidR="009813A7">
        <w:rPr>
          <w:rFonts w:ascii="Arial" w:hAnsi="Arial" w:cs="Arial"/>
        </w:rPr>
        <w:instrText>ADDIN CSL_CITATION {"citationItems":[{"id":"ITEM-1","itemData":{"DOI":"10.1534/g3.117.041277","ISSN":"21601836","PMID":"28655737","abstract":"The adaptation of CRISPR/SpCas9 technology to mammalian cell lines is transforming the study of human functional genomics. Pooled libraries of CRISPR guide RNAs (gRNAs) targeting human protein-coding genes and encoded in viral vectors have been used to systematically create gene knockouts in a variety of human cancer and immortalized cell lines, in an effort to identify whether these knockouts cause cellular fitness defects. Previous work has shown that CRISPR screens are more sensitive and specific than pooled-library shRNA screens in similar assays, but currently there exists significant variability across CRISPR library designs and experimental protocols. In this study, we reanalyze 17 genome-scale knockout screens in human cell lines from three research groups, using three different genome-scale gRNA libraries. Using the Bayesian Analysis of Gene Essentiality algorithm to identify essential genes, we refine and expand our previously defined set of human core essential genes from 360 to 684 genes. We use this expanded set of reference core essential genes, CEG2, plus empirical data from six CRISPR knockout screens to guide the design of a sequence-optimized gRNA library, the Toronto KnockOut version 3.0 (TKOv3) library. We then demonstrate the high effectiveness of the library relative to reference sets of essential and nonessential genes, as well as other screens using similar approaches. The optimized TKOv3 library, combined with the CEG2 reference set, provide an efficient, highly optimized platform for performing and assessing gene knockout screens in human cell lines.","author":[{"dropping-particle":"","family":"Hart","given":"Traver","non-dropping-particle":"","parse-names":false,"suffix":""},{"dropping-particle":"","family":"Tong","given":"Amy Hin Yan","non-dropping-particle":"","parse-names":false,"suffix":""},{"dropping-particle":"","family":"Chan","given":"Katie","non-dropping-particle":"","parse-names":false,"suffix":""},{"dropping-particle":"","family":"Leeuwen","given":"Jolanda","non-dropping-particle":"Van","parse-names":false,"suffix":""},{"dropping-particle":"","family":"Seetharaman","given":"Ashwin","non-dropping-particle":"","parse-names":false,"suffix":""},{"dropping-particle":"","family":"Aregger","given":"Michael","non-dropping-particle":"","parse-names":false,"suffix":""},{"dropping-particle":"","family":"Chandrashekhar","given":"Megha","non-dropping-particle":"","parse-names":false,"suffix":""},{"dropping-particle":"","family":"Hustedt","given":"Nicole","non-dropping-particle":"","parse-names":false,"suffix":""},{"dropping-particle":"","family":"Seth","given":"Sahil","non-dropping-particle":"","parse-names":false,"suffix":""},{"dropping-particle":"","family":"Noonan","given":"Avery","non-dropping-particle":"","parse-names":false,"suffix":""},{"dropping-particle":"","family":"Habsid","given":"Andrea","non-dropping-particle":"","parse-names":false,"suffix":""},{"dropping-particle":"","family":"Sizova","given":"Olga","non-dropping-particle":"","parse-names":false,"suffix":""},{"dropping-particle":"","family":"Nedyalkova","given":"Lyudmila","non-dropping-particle":"","parse-names":false,"suffix":""},{"dropping-particle":"","family":"Climie","given":"Ryan","non-dropping-particle":"","parse-names":false,"suffix":""},{"dropping-particle":"","family":"Tworzyanski","given":"Leanne","non-dropping-particle":"","parse-names":false,"suffix":""},{"dropping-particle":"","family":"Lawson","given":"Keith","non-dropping-particle":"","parse-names":false,"suffix":""},{"dropping-particle":"","family":"Sartori","given":"Maria Augusta","non-dropping-particle":"","parse-names":false,"suffix":""},{"dropping-particle":"","family":"Alibeh","given":"Sabriyeh","non-dropping-particle":"","parse-names":false,"suffix":""},{"dropping-particle":"","family":"Tieu","given":"David","non-dropping-particle":"","parse-names":false,"suffix":""},{"dropping-particle":"","family":"Masud","given":"Sanna","non-dropping-particle":"","parse-names":false,"suffix":""},{"dropping-particle":"","family":"Mero","given":"Patricia","non-dropping-particle":"","parse-names":false,"suffix":""},{"dropping-particle":"","family":"Weiss","given":"Alexander","non-dropping-particle":"","parse-names":false,"suffix":""},{"dropping-particle":"","family":"Brown","given":"Kevin R.","non-dropping-particle":"","parse-names":false,"suffix":""},{"dropping-particle":"","family":"Usaj","given":"Matej","non-dropping-particle":"","parse-names":false,"suffix":""},{"dropping-particle":"","family":"Billmann","given":"Maximilian","non-dropping-particle":"","parse-names":false,"suffix":""},{"dropping-particle":"","family":"Rahman","given":"Mahfuzur","non-dropping-particle":"","parse-names":false,"suffix":""},{"dropping-particle":"","family":"Constanzo","given":"Michael","non-dropping-particle":"","parse-names":false,"suffix":""},{"dropping-particle":"","family":"Myers","given":"Chad L.","non-dropping-particle":"","parse-names":false,"suffix":""},{"dropping-particle":"","family":"Andrews","given":"Brenda J.","non-dropping-particle":"","parse-names":false,"suffix":""},{"dropping-particle":"","family":"Boone","given":"Charles","non-dropping-particle":"","parse-names":false,"suffix":""},{"dropping-particle":"","family":"Durocher","given":"Daniel","non-dropping-particle":"","parse-names":false,"suffix":""},{"dropping-particle":"","family":"Moffat","given":"Jason","non-dropping-particle":"","parse-names":false,"suffix":""}],"container-title":"G3: Genes, Genomes, Genetics","id":"ITEM-1","issued":{"date-parts":[["2017"]]},"title":"Evaluation and design of genome-wide CRISPR/SpCas9 knockout screens","type":"article-journal"},"uris":["http://www.mendeley.com/documents/?uuid=d8e389c4-0b20-4afb-bc63-83568a00e821"]}],"mendeley":{"formattedCitation":"[69]","plainTextFormattedCitation":"[69]","previouslyFormattedCitation":"[69]"},"properties":{"noteIndex":0},"schema":"https://github.com/citation-style-language/schema/raw/master/csl-citation.json"}</w:instrText>
      </w:r>
      <w:r w:rsidR="00323E8C">
        <w:rPr>
          <w:rFonts w:ascii="Arial" w:hAnsi="Arial" w:cs="Arial"/>
        </w:rPr>
        <w:fldChar w:fldCharType="separate"/>
      </w:r>
      <w:r w:rsidR="00B90661" w:rsidRPr="00B90661">
        <w:rPr>
          <w:rFonts w:ascii="Arial" w:hAnsi="Arial" w:cs="Arial"/>
          <w:noProof/>
        </w:rPr>
        <w:t>[69]</w:t>
      </w:r>
      <w:r w:rsidR="00323E8C">
        <w:rPr>
          <w:rFonts w:ascii="Arial" w:hAnsi="Arial" w:cs="Arial"/>
        </w:rPr>
        <w:fldChar w:fldCharType="end"/>
      </w:r>
      <w:r w:rsidRPr="00A70AD2">
        <w:rPr>
          <w:rFonts w:ascii="Arial" w:hAnsi="Arial" w:cs="Arial"/>
        </w:rPr>
        <w:t>.</w:t>
      </w:r>
    </w:p>
    <w:p w14:paraId="2A0A7362" w14:textId="76875237" w:rsidR="00F912A1" w:rsidRDefault="00F912A1" w:rsidP="00F912A1">
      <w:pPr>
        <w:rPr>
          <w:rFonts w:ascii="Arial" w:hAnsi="Arial" w:cs="Arial"/>
        </w:rPr>
      </w:pPr>
      <w:r w:rsidRPr="0071079F">
        <w:rPr>
          <w:rFonts w:ascii="Arial" w:hAnsi="Arial" w:cs="Arial"/>
        </w:rPr>
        <w:t>The results are robust to the thresholds used for identifying differentially expressed genes or proteins (S. Table</w:t>
      </w:r>
      <w:r w:rsidR="00140733">
        <w:rPr>
          <w:rFonts w:ascii="Arial" w:hAnsi="Arial" w:cs="Arial"/>
        </w:rPr>
        <w:t>s</w:t>
      </w:r>
      <w:r w:rsidRPr="0071079F">
        <w:rPr>
          <w:rFonts w:ascii="Arial" w:hAnsi="Arial" w:cs="Arial"/>
        </w:rPr>
        <w:t xml:space="preserve"> 11</w:t>
      </w:r>
      <w:r w:rsidR="00140733">
        <w:rPr>
          <w:rFonts w:ascii="Arial" w:hAnsi="Arial" w:cs="Arial"/>
        </w:rPr>
        <w:t>, 12</w:t>
      </w:r>
      <w:r w:rsidRPr="0071079F">
        <w:rPr>
          <w:rFonts w:ascii="Arial" w:hAnsi="Arial" w:cs="Arial"/>
        </w:rPr>
        <w:t xml:space="preserve">). In all studies, genes and proteins that are either up or down regulated </w:t>
      </w:r>
      <w:proofErr w:type="gramStart"/>
      <w:r w:rsidRPr="0071079F">
        <w:rPr>
          <w:rFonts w:ascii="Arial" w:hAnsi="Arial" w:cs="Arial"/>
        </w:rPr>
        <w:t xml:space="preserve">were </w:t>
      </w:r>
      <w:r w:rsidRPr="0071079F">
        <w:rPr>
          <w:rFonts w:ascii="Arial" w:hAnsi="Arial" w:cs="Arial"/>
        </w:rPr>
        <w:lastRenderedPageBreak/>
        <w:t>considered to be</w:t>
      </w:r>
      <w:proofErr w:type="gramEnd"/>
      <w:r w:rsidRPr="0071079F">
        <w:rPr>
          <w:rFonts w:ascii="Arial" w:hAnsi="Arial" w:cs="Arial"/>
        </w:rPr>
        <w:t xml:space="preserve"> regulated. The final data set table used for all comparative analyses is provided as a supplementary material (S. Table</w:t>
      </w:r>
      <w:r w:rsidR="00186602">
        <w:rPr>
          <w:rFonts w:ascii="Arial" w:hAnsi="Arial" w:cs="Arial"/>
        </w:rPr>
        <w:t>s</w:t>
      </w:r>
      <w:r w:rsidRPr="0071079F">
        <w:rPr>
          <w:rFonts w:ascii="Arial" w:hAnsi="Arial" w:cs="Arial"/>
        </w:rPr>
        <w:t xml:space="preserve"> 13</w:t>
      </w:r>
      <w:r w:rsidR="00186602">
        <w:rPr>
          <w:rFonts w:ascii="Arial" w:hAnsi="Arial" w:cs="Arial"/>
        </w:rPr>
        <w:t>-15</w:t>
      </w:r>
      <w:r w:rsidRPr="0071079F">
        <w:rPr>
          <w:rFonts w:ascii="Arial" w:hAnsi="Arial" w:cs="Arial"/>
        </w:rPr>
        <w:t>).</w:t>
      </w:r>
    </w:p>
    <w:p w14:paraId="63F6E07F" w14:textId="77777777" w:rsidR="002F10B2" w:rsidRPr="00A70AD2" w:rsidRDefault="002F10B2" w:rsidP="002F10B2">
      <w:pPr>
        <w:spacing w:after="0" w:line="276" w:lineRule="auto"/>
        <w:rPr>
          <w:rFonts w:ascii="Arial" w:hAnsi="Arial" w:cs="Arial"/>
        </w:rPr>
      </w:pPr>
    </w:p>
    <w:bookmarkEnd w:id="22"/>
    <w:bookmarkEnd w:id="23"/>
    <w:p w14:paraId="0EF3B7B2" w14:textId="77777777" w:rsidR="007D14E2" w:rsidRPr="0071079F" w:rsidRDefault="007D14E2" w:rsidP="007D14E2">
      <w:pPr>
        <w:rPr>
          <w:rFonts w:ascii="Arial" w:hAnsi="Arial" w:cs="Arial"/>
          <w:b/>
          <w:bCs/>
        </w:rPr>
      </w:pPr>
      <w:r w:rsidRPr="0071079F">
        <w:rPr>
          <w:rFonts w:ascii="Arial" w:hAnsi="Arial" w:cs="Arial"/>
          <w:b/>
          <w:bCs/>
        </w:rPr>
        <w:t>Genome scale metabolic modeling</w:t>
      </w:r>
    </w:p>
    <w:p w14:paraId="36DADA51" w14:textId="0E3E5356" w:rsidR="007D14E2" w:rsidRPr="0071079F" w:rsidRDefault="007D14E2" w:rsidP="00F23EE5">
      <w:pPr>
        <w:spacing w:line="276" w:lineRule="auto"/>
        <w:rPr>
          <w:rFonts w:ascii="Arial" w:hAnsi="Arial" w:cs="Arial"/>
        </w:rPr>
      </w:pPr>
      <w:r w:rsidRPr="0071079F">
        <w:rPr>
          <w:rFonts w:ascii="Arial" w:hAnsi="Arial" w:cs="Arial"/>
        </w:rPr>
        <w:t xml:space="preserve">We used the yeast metabolic network reconstruction (Yeast 7) by Aung </w:t>
      </w:r>
      <w:r w:rsidRPr="0071079F">
        <w:rPr>
          <w:rFonts w:ascii="Arial" w:hAnsi="Arial" w:cs="Arial"/>
          <w:i/>
          <w:iCs/>
        </w:rPr>
        <w:t>et al</w:t>
      </w:r>
      <w:r w:rsidRPr="0071079F">
        <w:rPr>
          <w:rFonts w:ascii="Arial" w:hAnsi="Arial" w:cs="Arial"/>
        </w:rPr>
        <w:t xml:space="preserve">, which contains 3,498 reactions, 910 genes and 2,220 metabolites </w:t>
      </w:r>
      <w:r w:rsidRPr="0071079F">
        <w:rPr>
          <w:rFonts w:ascii="Arial" w:hAnsi="Arial" w:cs="Arial"/>
        </w:rPr>
        <w:fldChar w:fldCharType="begin" w:fldLock="1"/>
      </w:r>
      <w:r w:rsidR="00C0497F">
        <w:rPr>
          <w:rFonts w:ascii="Arial" w:hAnsi="Arial" w:cs="Arial"/>
        </w:rPr>
        <w:instrText>ADDIN CSL_CITATION {"citationItems":[{"id":"ITEM-1","itemData":{"DOI":"10.1089/ind.2013.0013","ISBN":"1550-9087","ISSN":"1550-9087","abstract":"Genome-scale metabolic models are built using information from an organism’s annotated genome and, correspondingly, information on reactions catalyzed by the set of metabolic en- zymes encoded by the genome. These models have been suc- cessfully applied to guide metabolic engineering to increase production of metabolites of industrial interest. Congruity be- tween simulated and experimental metabolic behavior is influ- enced by the accuracy of the representation of the metabolic network in the model. In the interest of applying the consensus model of Saccharomyces cerevisiae metabolism for increased productivity of triglycerides, we manually evaluated the repre- sentation of fatty acid, glycerophospholipid, and glycerolipid metabolism in the consensus model (Yeast v6.0). These areas of metabolism were chosen due to their tightly interconnected nature to triglyceride synthesis. Manual curation was facilitated by custom MATLAB functions that return information contained in the model for reactions associated with genes and metabolites within the stated areas of metabolism. Through manual curation, we have identified inconsistencies between information con- tained in the model and literature knowledge. These incon- sistencies include incorrect gene-reaction associations, improper definition of substrates/products in reactions, inap- propriate assignments of reaction directionality, nonfunctional b-oxidation pathways, and missing reactions relevant to the synthesis and degradation of triglycerides. Suggestions to amend these inconsistencies in the Yeast v6.0 model can be im- plemented through a MATLAB script provided in the Supple- mentary Materials, Supplementary Data S1 (Supplementary Data are available online at www.liebertpub.com/ind","author":[{"dropping-particle":"","family":"Aung","given":"Hnin W.","non-dropping-particle":"","parse-names":false,"suffix":""},{"dropping-particle":"","family":"Henry","given":"Susan A.","non-dropping-particle":"","parse-names":false,"suffix":""},{"dropping-particle":"","family":"Walker","given":"Larry P.","non-dropping-particle":"","parse-names":false,"suffix":""}],"container-title":"Industrial Biotechnology","id":"ITEM-1","issue":"4","issued":{"date-parts":[["2013"]]},"page":"215-228","title":"Revising the representation of fatty acid, glycerolipid, and glycerophospholipid metabolism in the consensus model of yeast metabolism","type":"article-journal","volume":"9"},"uris":["http://www.mendeley.com/documents/?uuid=3d190213-5cab-4af2-af12-2307cbd9b56b"]}],"mendeley":{"formattedCitation":"[32]","plainTextFormattedCitation":"[32]","previouslyFormattedCitation":"[32]"},"properties":{"noteIndex":0},"schema":"https://github.com/citation-style-language/schema/raw/master/csl-citation.json"}</w:instrText>
      </w:r>
      <w:r w:rsidRPr="0071079F">
        <w:rPr>
          <w:rFonts w:ascii="Arial" w:hAnsi="Arial" w:cs="Arial"/>
        </w:rPr>
        <w:fldChar w:fldCharType="separate"/>
      </w:r>
      <w:r w:rsidR="003007AB" w:rsidRPr="003007AB">
        <w:rPr>
          <w:rFonts w:ascii="Arial" w:hAnsi="Arial" w:cs="Arial"/>
          <w:noProof/>
        </w:rPr>
        <w:t>[32]</w:t>
      </w:r>
      <w:r w:rsidRPr="0071079F">
        <w:rPr>
          <w:rFonts w:ascii="Arial" w:hAnsi="Arial" w:cs="Arial"/>
        </w:rPr>
        <w:fldChar w:fldCharType="end"/>
      </w:r>
      <w:r w:rsidRPr="0071079F">
        <w:rPr>
          <w:rFonts w:ascii="Arial" w:hAnsi="Arial" w:cs="Arial"/>
        </w:rPr>
        <w:t xml:space="preserve">. The analysis of </w:t>
      </w:r>
      <w:r w:rsidR="00EF09FA" w:rsidRPr="00EF09FA">
        <w:rPr>
          <w:rFonts w:ascii="Arial" w:hAnsi="Arial" w:cs="Arial"/>
          <w:i/>
          <w:iCs/>
        </w:rPr>
        <w:t>E. coli</w:t>
      </w:r>
      <w:r w:rsidRPr="0071079F">
        <w:rPr>
          <w:rFonts w:ascii="Arial" w:hAnsi="Arial" w:cs="Arial"/>
        </w:rPr>
        <w:t xml:space="preserve"> data was done using the IJO1366 metabolic model </w:t>
      </w:r>
      <w:r w:rsidRPr="0071079F">
        <w:rPr>
          <w:rFonts w:ascii="Arial" w:hAnsi="Arial" w:cs="Arial"/>
        </w:rPr>
        <w:fldChar w:fldCharType="begin" w:fldLock="1"/>
      </w:r>
      <w:r w:rsidR="009813A7">
        <w:rPr>
          <w:rFonts w:ascii="Arial" w:hAnsi="Arial" w:cs="Arial"/>
        </w:rPr>
        <w:instrText>ADDIN CSL_CITATION {"citationItems":[{"id":"ITEM-1","itemData":{"DOI":"10.1038/msb.2011.65","ISBN":"1744-4292 (Electronic)\r1744-4292 (Linking)","PMID":"21988831","abstract":"The initial genome-scale reconstruction of the metabolic network of Escherichia coli K-12 MG1655 was assembled in 2000. It has been updated and periodically released since then based on new and curated genomic and biochemical knowledge. An update has now been built, named iJO1366, which accounts for 1366 genes, 2251 metabolic reactions, and 1136 unique metabolites. iJO1366 was (1) updated in part using a new experimental screen of 1075 gene knockout strains, illuminating cases where alternative pathways and isozymes are yet to be discovered, (2) compared with its predecessor and to experimental data sets to confirm that it continues to make accurate phenotypic predictions of growth on different substrates and for gene knockout strains, and (3) mapped to the genomes of all available sequenced E. coli strains, including pathogens, leading to the identification of hundreds of unannotated genes in these organisms. Like its predecessors, the iJO1366 reconstruction is expected to be widely deployed for studying the systems biology of E. coli and for metabolic engineering applications.","author":[{"dropping-particle":"","family":"Orth","given":"J D","non-dropping-particle":"","parse-names":false,"suffix":""},{"dropping-particle":"","family":"Conrad","given":"T M","non-dropping-particle":"","parse-names":false,"suffix":""},{"dropping-particle":"","family":"Na","given":"J","non-dropping-particle":"","parse-names":false,"suffix":""},{"dropping-particle":"","family":"Lerman","given":"J A","non-dropping-particle":"","parse-names":false,"suffix":""},{"dropping-particle":"","family":"Nam","given":"H","non-dropping-particle":"","parse-names":false,"suffix":""},{"dropping-particle":"","family":"Feist","given":"A M","non-dropping-particle":"","parse-names":false,"suffix":""},{"dropping-particle":"","family":"Palsson","given":"B O","non-dropping-particle":"","parse-names":false,"suffix":""}],"container-title":"Mol Syst Biol","edition":"2011/10/13","id":"ITEM-1","issued":{"date-parts":[["2011"]]},"language":"eng","note":"Orth, Jeffrey D\nConrad, Tom M\nNa, Jessica\nLerman, Joshua A\nNam, Hojung\nFeist, Adam M\nPalsson, Bernhard O\nR01 GM057089/GM/NIGMS NIH HHS/\nR01 GM057089-14/GM/NIGMS NIH HHS/\nEngland\nMol Syst Biol. 2011 Oct 11;7:535. doi: 10.1038/msb.2011.65.","page":"535","title":"A comprehensive genome-scale reconstruction of Escherichia coli metabolism--2011","type":"article-journal","volume":"7"},"uris":["http://www.mendeley.com/documents/?uuid=99d733ea-4ea4-42ec-987e-fb85903f082d"]}],"mendeley":{"formattedCitation":"[70]","plainTextFormattedCitation":"[70]","previouslyFormattedCitation":"[70]"},"properties":{"noteIndex":0},"schema":"https://github.com/citation-style-language/schema/raw/master/csl-citation.json"}</w:instrText>
      </w:r>
      <w:r w:rsidRPr="0071079F">
        <w:rPr>
          <w:rFonts w:ascii="Arial" w:hAnsi="Arial" w:cs="Arial"/>
        </w:rPr>
        <w:fldChar w:fldCharType="separate"/>
      </w:r>
      <w:r w:rsidR="00B90661" w:rsidRPr="00B90661">
        <w:rPr>
          <w:rFonts w:ascii="Arial" w:hAnsi="Arial" w:cs="Arial"/>
          <w:noProof/>
        </w:rPr>
        <w:t>[70]</w:t>
      </w:r>
      <w:r w:rsidRPr="0071079F">
        <w:rPr>
          <w:rFonts w:ascii="Arial" w:hAnsi="Arial" w:cs="Arial"/>
        </w:rPr>
        <w:fldChar w:fldCharType="end"/>
      </w:r>
      <w:r w:rsidR="00020B79">
        <w:rPr>
          <w:rFonts w:ascii="Arial" w:hAnsi="Arial" w:cs="Arial"/>
        </w:rPr>
        <w:t xml:space="preserve"> and the mammalian cell cycle modeling was done using the human metabolic reconstruction (Recon1) </w:t>
      </w:r>
      <w:r w:rsidR="00EA399C">
        <w:rPr>
          <w:rFonts w:ascii="Arial" w:hAnsi="Arial" w:cs="Arial"/>
        </w:rPr>
        <w:fldChar w:fldCharType="begin" w:fldLock="1"/>
      </w:r>
      <w:r w:rsidR="009813A7">
        <w:rPr>
          <w:rFonts w:ascii="Arial" w:hAnsi="Arial" w:cs="Arial"/>
        </w:rPr>
        <w:instrText>ADDIN CSL_CITATION {"citationItems":[{"id":"ITEM-1","itemData":{"DOI":"10.1073/pnas.0610772104","ISSN":"0027-8424","PMID":"17267599","abstract":"Metabolism is a vital cellular process, and its malfunction is a major contributor to human disease. Metabolic networks are complex and highly interconnected, and thus systems-level computational approaches are required to elucidate and understand metabolic genotype-phenotype relationships. We have manually reconstructed the global human metabolic network based on Build 35 of the genome annotation and a comprehensive evaluation of &gt;50 years of legacy data (i.e., bibliomic data). Herein we describe the reconstruction process and demonstrate how the resulting genome-scale (or global) network can be used (i) for the discovery of missing information, (ii) for the formulation of an in silico model, and (iii) as a structured context for analyzing high-throughput biological data sets. Our comprehensive evaluation of the literature revealed many gaps in the current understanding of human metabolism that require future experimental investigation. Mathematical analysis of network structure elucidated the implications of intracellular compartmentalization and the potential use of correlated reaction sets for alternative drug target identification. Integrated analysis of high-throughput data sets within the context of the reconstruction enabled a global assessment of functional metabolic states. These results highlight some of the applications enabled by the reconstructed human metabolic network. The establishment of this network represents an important step toward genome-scale human systems biology.","author":[{"dropping-particle":"","family":"Duarte","given":"Natalie C","non-dropping-particle":"","parse-names":false,"suffix":""},{"dropping-particle":"","family":"Becker","given":"Scott A","non-dropping-particle":"","parse-names":false,"suffix":""},{"dropping-particle":"","family":"Jamshidi","given":"Neema","non-dropping-particle":"","parse-names":false,"suffix":""},{"dropping-particle":"","family":"Thiele","given":"Ines","non-dropping-particle":"","parse-names":false,"suffix":""},{"dropping-particle":"","family":"Mo","given":"Monica L","non-dropping-particle":"","parse-names":false,"suffix":""},{"dropping-particle":"","family":"Vo","given":"Thuy D","non-dropping-particle":"","parse-names":false,"suffix":""},{"dropping-particle":"","family":"Srivas","given":"Rohith","non-dropping-particle":"","parse-names":false,"suffix":""},{"dropping-particle":"","family":"Palsson","given":"Bernhard Ø","non-dropping-particle":"","parse-names":false,"suffix":""}],"container-title":"Proceedings of the National Academy of Sciences of the United States of America","id":"ITEM-1","issue":"6","issued":{"date-parts":[["2007","2"]]},"page":"1777-82","title":"Global reconstruction of the human metabolic network based on genomic and bibliomic data.","type":"article-journal","volume":"104"},"uris":["http://www.mendeley.com/documents/?uuid=585f4d2b-884d-4174-b2a2-ce1fba33d257"]}],"mendeley":{"formattedCitation":"[71]","plainTextFormattedCitation":"[71]","previouslyFormattedCitation":"[71]"},"properties":{"noteIndex":0},"schema":"https://github.com/citation-style-language/schema/raw/master/csl-citation.json"}</w:instrText>
      </w:r>
      <w:r w:rsidR="00EA399C">
        <w:rPr>
          <w:rFonts w:ascii="Arial" w:hAnsi="Arial" w:cs="Arial"/>
        </w:rPr>
        <w:fldChar w:fldCharType="separate"/>
      </w:r>
      <w:r w:rsidR="00B90661" w:rsidRPr="00B90661">
        <w:rPr>
          <w:rFonts w:ascii="Arial" w:hAnsi="Arial" w:cs="Arial"/>
          <w:noProof/>
        </w:rPr>
        <w:t>[71]</w:t>
      </w:r>
      <w:r w:rsidR="00EA399C">
        <w:rPr>
          <w:rFonts w:ascii="Arial" w:hAnsi="Arial" w:cs="Arial"/>
        </w:rPr>
        <w:fldChar w:fldCharType="end"/>
      </w:r>
      <w:r w:rsidRPr="0071079F">
        <w:rPr>
          <w:rFonts w:ascii="Arial" w:hAnsi="Arial" w:cs="Arial"/>
        </w:rPr>
        <w:t>.</w:t>
      </w:r>
      <w:r w:rsidR="00020B79">
        <w:rPr>
          <w:rFonts w:ascii="Arial" w:hAnsi="Arial" w:cs="Arial"/>
        </w:rPr>
        <w:t xml:space="preserve"> </w:t>
      </w:r>
      <w:r w:rsidRPr="0071079F">
        <w:rPr>
          <w:rFonts w:ascii="Arial" w:hAnsi="Arial" w:cs="Arial"/>
        </w:rPr>
        <w:t>All analyses were performed using</w:t>
      </w:r>
      <w:r w:rsidR="00020B79">
        <w:rPr>
          <w:rFonts w:ascii="Arial" w:hAnsi="Arial" w:cs="Arial"/>
        </w:rPr>
        <w:t xml:space="preserve"> the</w:t>
      </w:r>
      <w:r w:rsidRPr="0071079F">
        <w:rPr>
          <w:rFonts w:ascii="Arial" w:hAnsi="Arial" w:cs="Arial"/>
        </w:rPr>
        <w:t xml:space="preserve"> COBRA toolbox for MATLAB </w:t>
      </w:r>
      <w:r w:rsidRPr="0071079F">
        <w:rPr>
          <w:rFonts w:ascii="Arial" w:hAnsi="Arial" w:cs="Arial"/>
        </w:rPr>
        <w:fldChar w:fldCharType="begin" w:fldLock="1"/>
      </w:r>
      <w:r w:rsidR="009813A7">
        <w:rPr>
          <w:rFonts w:ascii="Arial" w:hAnsi="Arial" w:cs="Arial"/>
        </w:rPr>
        <w:instrText>ADDIN CSL_CITATION {"citationItems":[{"id":"ITEM-1","itemData":{"DOI":"nprot.2007.99 [pii]\r10.1038/nprot.2007.99","ISBN":"1750-2799 (Electronic)","PMID":"17406635","abstract":"The manner in which microorganisms utilize their metabolic processes can be predicted using constraint-based analysis of genome-scale metabolic networks. Herein, we present the constraint-based reconstruction and analysis toolbox, a software package running in the Matlab environment, which allows for quantitative prediction of cellular behavior using a constraint-based approach. Specifically, this software allows predictive computations of both steady-state and dynamic optimal growth behavior, the effects of gene deletions, comprehensive robustness analyses, sampling the range of possible cellular metabolic states and the determination of network modules. Functions enabling these calculations are included in the toolbox, allowing a user to input a genome-scale metabolic model distributed in Systems Biology Markup Language format and perform these calculations with just a few lines of code. The results are predictions of cellular behavior that have been verified as accurate in a growing body of research. After software installation, calculation time is minimal, allowing the user to focus on the interpretation of the computational results.","author":[{"dropping-particle":"","family":"Becker","given":"S A","non-dropping-particle":"","parse-names":false,"suffix":""},{"dropping-particle":"","family":"Feist","given":"A M","non-dropping-particle":"","parse-names":false,"suffix":""},{"dropping-particle":"","family":"Mo","given":"M L","non-dropping-particle":"","parse-names":false,"suffix":""},{"dropping-particle":"","family":"Hannum","given":"G","non-dropping-particle":"","parse-names":false,"suffix":""},{"dropping-particle":"","family":"Palsson","given":"B O","non-dropping-particle":"","parse-names":false,"suffix":""},{"dropping-particle":"","family":"Herrgard","given":"M J","non-dropping-particle":"","parse-names":false,"suffix":""}],"container-title":"Nat Protoc","edition":"2007/04/05","id":"ITEM-1","issue":"3","issued":{"date-parts":[["2007"]]},"language":"eng","note":"Becker, Scott A\nFeist, Adam M\nMo, Monica L\nHannum, Gregory\nPalsson, Bernhard O\nHerrgard, Markus J\n2R01 GM062791-04A2/GM/NIGMS NIH HHS/United States\nR01 GM071808/GM/NIGMS NIH HHS/United States\nResearch Support, N.I.H., Extramural\nResearch Support, U.S. Gov't, Non-P.H.S.\nEngland\nNature protocols\nNat Protoc. 2007;2(3):727-38.","page":"727-738","title":"Quantitative prediction of cellular metabolism with constraint-based models: the COBRA Toolbox","type":"article-journal","volume":"2"},"uris":["http://www.mendeley.com/documents/?uuid=c0b52665-eed6-4faf-96f6-267ee7f4f80c"]}],"mendeley":{"formattedCitation":"[72]","plainTextFormattedCitation":"[72]","previouslyFormattedCitation":"[72]"},"properties":{"noteIndex":0},"schema":"https://github.com/citation-style-language/schema/raw/master/csl-citation.json"}</w:instrText>
      </w:r>
      <w:r w:rsidRPr="0071079F">
        <w:rPr>
          <w:rFonts w:ascii="Arial" w:hAnsi="Arial" w:cs="Arial"/>
        </w:rPr>
        <w:fldChar w:fldCharType="separate"/>
      </w:r>
      <w:r w:rsidR="00B90661" w:rsidRPr="00B90661">
        <w:rPr>
          <w:rFonts w:ascii="Arial" w:hAnsi="Arial" w:cs="Arial"/>
          <w:noProof/>
        </w:rPr>
        <w:t>[72]</w:t>
      </w:r>
      <w:r w:rsidRPr="0071079F">
        <w:rPr>
          <w:rFonts w:ascii="Arial" w:hAnsi="Arial" w:cs="Arial"/>
        </w:rPr>
        <w:fldChar w:fldCharType="end"/>
      </w:r>
      <w:r w:rsidRPr="0071079F">
        <w:rPr>
          <w:rFonts w:ascii="Arial" w:hAnsi="Arial" w:cs="Arial"/>
        </w:rPr>
        <w:t xml:space="preserve">. </w:t>
      </w:r>
    </w:p>
    <w:p w14:paraId="04F6272D" w14:textId="368D174E" w:rsidR="007D14E2" w:rsidRPr="0071079F" w:rsidRDefault="007D14E2" w:rsidP="007D14E2">
      <w:pPr>
        <w:rPr>
          <w:rFonts w:ascii="Arial" w:hAnsi="Arial" w:cs="Arial"/>
        </w:rPr>
      </w:pPr>
      <w:r w:rsidRPr="0071079F">
        <w:rPr>
          <w:rFonts w:ascii="Arial" w:hAnsi="Arial" w:cs="Arial"/>
        </w:rPr>
        <w:t xml:space="preserve">The impact of gene knockouts on growth was determined using flux balance analysis (FBA). FBA identifies an optimal flux through the metabolic network that maximizes an objective, usually the production of biomass. A minimal glucose media (default condition) was used to determine the impact of gene knockouts. Further, gene knockout analysis was repeated in different minimal nutrient conditions to identify genes that impact growth across diverse conditions; these conditions span all carbon and nitrogen sources that can support growth in the </w:t>
      </w:r>
      <w:r w:rsidR="009E6BF9">
        <w:rPr>
          <w:rFonts w:ascii="Arial" w:hAnsi="Arial" w:cs="Arial"/>
        </w:rPr>
        <w:t xml:space="preserve">metabolic </w:t>
      </w:r>
      <w:r w:rsidRPr="0071079F">
        <w:rPr>
          <w:rFonts w:ascii="Arial" w:hAnsi="Arial" w:cs="Arial"/>
        </w:rPr>
        <w:t>model</w:t>
      </w:r>
      <w:r w:rsidR="009E6BF9">
        <w:rPr>
          <w:rFonts w:ascii="Arial" w:hAnsi="Arial" w:cs="Arial"/>
        </w:rPr>
        <w:t>s</w:t>
      </w:r>
      <w:r w:rsidRPr="0071079F">
        <w:rPr>
          <w:rFonts w:ascii="Arial" w:hAnsi="Arial" w:cs="Arial"/>
        </w:rPr>
        <w:t xml:space="preserve">. The number of times each gene was found to be lethal (growth &lt; 0.01 units) across all conditions was used as a metric of essentiality. </w:t>
      </w:r>
    </w:p>
    <w:p w14:paraId="7249A357" w14:textId="10353250" w:rsidR="007D14E2" w:rsidRPr="0071079F" w:rsidRDefault="007D14E2" w:rsidP="007D14E2">
      <w:pPr>
        <w:rPr>
          <w:rFonts w:ascii="Arial" w:hAnsi="Arial" w:cs="Arial"/>
        </w:rPr>
      </w:pPr>
      <w:r w:rsidRPr="0071079F">
        <w:rPr>
          <w:rFonts w:ascii="Arial" w:hAnsi="Arial" w:cs="Arial"/>
        </w:rPr>
        <w:t xml:space="preserve">To infer topological properties, a reaction adjacency matrix was created by connecting reactions that share metabolites. We used the Centrality toolbox function in MATLAB to infer all network topological attributes including centrality, </w:t>
      </w:r>
      <w:proofErr w:type="gramStart"/>
      <w:r w:rsidRPr="0071079F">
        <w:rPr>
          <w:rFonts w:ascii="Arial" w:hAnsi="Arial" w:cs="Arial"/>
        </w:rPr>
        <w:t>degree</w:t>
      </w:r>
      <w:proofErr w:type="gramEnd"/>
      <w:r w:rsidRPr="0071079F">
        <w:rPr>
          <w:rFonts w:ascii="Arial" w:hAnsi="Arial" w:cs="Arial"/>
        </w:rPr>
        <w:t xml:space="preserve"> and PageRank. </w:t>
      </w:r>
      <w:r w:rsidR="00513535">
        <w:rPr>
          <w:rFonts w:ascii="Arial" w:hAnsi="Arial" w:cs="Arial"/>
        </w:rPr>
        <w:t xml:space="preserve">Removing highly connected metabolites did not affect the associations between topology and regulation </w:t>
      </w:r>
      <w:r w:rsidR="00290A0F">
        <w:rPr>
          <w:rFonts w:ascii="Arial" w:hAnsi="Arial" w:cs="Arial"/>
        </w:rPr>
        <w:t>(</w:t>
      </w:r>
      <w:r w:rsidR="00513535">
        <w:rPr>
          <w:rFonts w:ascii="Arial" w:hAnsi="Arial" w:cs="Arial"/>
        </w:rPr>
        <w:t xml:space="preserve">S. </w:t>
      </w:r>
      <w:r w:rsidR="00BF76F6">
        <w:rPr>
          <w:rFonts w:ascii="Arial" w:hAnsi="Arial" w:cs="Arial"/>
        </w:rPr>
        <w:t>F</w:t>
      </w:r>
      <w:r w:rsidR="00513535">
        <w:rPr>
          <w:rFonts w:ascii="Arial" w:hAnsi="Arial" w:cs="Arial"/>
        </w:rPr>
        <w:t xml:space="preserve">igure </w:t>
      </w:r>
      <w:r w:rsidR="002B7B8C">
        <w:rPr>
          <w:rFonts w:ascii="Arial" w:hAnsi="Arial" w:cs="Arial"/>
        </w:rPr>
        <w:t>1</w:t>
      </w:r>
      <w:r w:rsidR="001D0CFE">
        <w:rPr>
          <w:rFonts w:ascii="Arial" w:hAnsi="Arial" w:cs="Arial"/>
        </w:rPr>
        <w:t>9</w:t>
      </w:r>
      <w:r w:rsidR="00513535">
        <w:rPr>
          <w:rFonts w:ascii="Arial" w:hAnsi="Arial" w:cs="Arial"/>
        </w:rPr>
        <w:t xml:space="preserve">). </w:t>
      </w:r>
    </w:p>
    <w:p w14:paraId="0E0C3114" w14:textId="0B4D135E" w:rsidR="007D14E2" w:rsidRPr="0071079F" w:rsidRDefault="007D14E2" w:rsidP="007D14E2">
      <w:pPr>
        <w:rPr>
          <w:rFonts w:ascii="Arial" w:hAnsi="Arial" w:cs="Arial"/>
        </w:rPr>
      </w:pPr>
      <w:r w:rsidRPr="0071079F">
        <w:rPr>
          <w:rFonts w:ascii="Arial" w:hAnsi="Arial" w:cs="Arial"/>
        </w:rPr>
        <w:t xml:space="preserve">Flux Variability Analysis (FVA) was used to infer the range of fluxes possible through every reaction in the network. </w:t>
      </w:r>
      <w:r w:rsidRPr="00140733">
        <w:rPr>
          <w:rFonts w:ascii="Arial" w:hAnsi="Arial" w:cs="Arial"/>
        </w:rPr>
        <w:t xml:space="preserve">Two sets of flux ranges were obtained with FVA – the first with optimal biomass and the latter without assuming optimality. In the second case, the fluxes are limited by the availability of nutrients and energetics alone, thus it reflects the full range of metabolic activity possible in a cell. Reactions with maximal flux above 900 units were assumed to be unconstrained and were excluded from the analysis, as they are likely due to thermodynamically infeasible internal cycles </w:t>
      </w:r>
      <w:r w:rsidRPr="00140733">
        <w:rPr>
          <w:rFonts w:ascii="Arial" w:hAnsi="Arial" w:cs="Arial"/>
        </w:rPr>
        <w:fldChar w:fldCharType="begin" w:fldLock="1"/>
      </w:r>
      <w:r w:rsidR="009813A7">
        <w:rPr>
          <w:rFonts w:ascii="Arial" w:hAnsi="Arial" w:cs="Arial"/>
        </w:rPr>
        <w:instrText>ADDIN CSL_CITATION {"citationItems":[{"id":"ITEM-1","itemData":{"DOI":"10.1016/j.bpj.2010.12.3707","ISSN":"15420086","abstract":"The constraint-based reconstruction and analysis (COBRA) framework has been widely used to study steady-state flux solutions in genome-scale metabolic networks. One shortcoming of current COBRA methods is the possible violation of the loop law in the computed steady-state flux solutions. The loop law is analogous to Kirchhoff's second law for electric circuits, and states that at steady state there can be no net flux around a closed network cycle. Although the consequences of the loop law have been known for years, it has been computationally difficult to work with. Therefore, the resulting looplaw constraints have been overlooked. Here, we present a general mixed integer programming approach called loopless COBRA (ll-COBRA), which can be used to eliminate all steady-state flux solutions that are incompatible with the loop law. We apply this approach to improve flux predictions on three common COBRA methods: flux balance analysis, flux variability analysis, and Monte Carlo sampling of the flux space. Moreover, we demonstrate that the imposition of loop-law constraints with ll-COBRA improves the consistency of simulation results with experimental data. This method provides an additional constraint for many COBRA methods, enabling the acquisition of more realistic simulation results. © 2011 by the Biophysical Society.","author":[{"dropping-particle":"","family":"Schellenberger","given":"Jan","non-dropping-particle":"","parse-names":false,"suffix":""},{"dropping-particle":"","family":"Lewis","given":"Nathan E.","non-dropping-particle":"","parse-names":false,"suffix":""},{"dropping-particle":"","family":"Palsson","given":"Bernhard","non-dropping-particle":"","parse-names":false,"suffix":""}],"container-title":"Biophysical Journal","id":"ITEM-1","issued":{"date-parts":[["2011"]]},"title":"Elimination of thermodynamically infeasible loops in steady-state metabolic models","type":"article-journal"},"uris":["http://www.mendeley.com/documents/?uuid=4369364f-7e5e-43b7-b8fc-f46e7c1865fa"]}],"mendeley":{"formattedCitation":"[73]","plainTextFormattedCitation":"[73]","previouslyFormattedCitation":"[73]"},"properties":{"noteIndex":0},"schema":"https://github.com/citation-style-language/schema/raw/master/csl-citation.json"}</w:instrText>
      </w:r>
      <w:r w:rsidRPr="00140733">
        <w:rPr>
          <w:rFonts w:ascii="Arial" w:hAnsi="Arial" w:cs="Arial"/>
        </w:rPr>
        <w:fldChar w:fldCharType="separate"/>
      </w:r>
      <w:r w:rsidR="00B90661" w:rsidRPr="00140733">
        <w:rPr>
          <w:rFonts w:ascii="Arial" w:hAnsi="Arial" w:cs="Arial"/>
          <w:noProof/>
        </w:rPr>
        <w:t>[73]</w:t>
      </w:r>
      <w:r w:rsidRPr="00140733">
        <w:rPr>
          <w:rFonts w:ascii="Arial" w:hAnsi="Arial" w:cs="Arial"/>
        </w:rPr>
        <w:fldChar w:fldCharType="end"/>
      </w:r>
      <w:r w:rsidRPr="00140733">
        <w:rPr>
          <w:rFonts w:ascii="Arial" w:hAnsi="Arial" w:cs="Arial"/>
        </w:rPr>
        <w:t>; the choice of this threshold for flagging unconstrained reactions did not impact the distribution between regulators over a wide range of values (S. Table 12).</w:t>
      </w:r>
      <w:r w:rsidRPr="0071079F">
        <w:rPr>
          <w:rFonts w:ascii="Arial" w:hAnsi="Arial" w:cs="Arial"/>
        </w:rPr>
        <w:t xml:space="preserve"> </w:t>
      </w:r>
    </w:p>
    <w:p w14:paraId="04C3721C" w14:textId="0C56B0D6" w:rsidR="007D14E2" w:rsidRPr="0071079F" w:rsidRDefault="007D14E2" w:rsidP="007D14E2">
      <w:pPr>
        <w:rPr>
          <w:rFonts w:ascii="Arial" w:hAnsi="Arial" w:cs="Arial"/>
        </w:rPr>
      </w:pPr>
      <w:r w:rsidRPr="0071079F">
        <w:rPr>
          <w:rFonts w:ascii="Arial" w:hAnsi="Arial" w:cs="Arial"/>
        </w:rPr>
        <w:t xml:space="preserve">For fitting experimentally derived flux data from Hackett </w:t>
      </w:r>
      <w:r w:rsidRPr="0071079F">
        <w:rPr>
          <w:rFonts w:ascii="Arial" w:hAnsi="Arial" w:cs="Arial"/>
          <w:i/>
          <w:iCs/>
        </w:rPr>
        <w:t xml:space="preserve">et al </w:t>
      </w:r>
      <w:r w:rsidRPr="0071079F">
        <w:rPr>
          <w:rFonts w:ascii="Arial" w:hAnsi="Arial" w:cs="Arial"/>
        </w:rPr>
        <w:fldChar w:fldCharType="begin" w:fldLock="1"/>
      </w:r>
      <w:r w:rsidR="00BB2B12">
        <w:rPr>
          <w:rFonts w:ascii="Arial" w:hAnsi="Arial" w:cs="Arial"/>
        </w:rPr>
        <w:instrText>ADDIN CSL_CITATION {"citationItems":[{"id":"ITEM-1","itemData":{"DOI":"10.1126/science.aaf2786","ISSN":"10959203","abstract":"Cellular metabolic fluxes are determined by enzyme activities and metabolite abundances. Biochemical approaches reveal the impact of specific substrates or regulators on enzyme kinetics but do not capture the extent to which metabolite and enzyme concentrations vary across physiological states and, therefore, how cellular reactions are regulated. We measured enzyme and metabolite concentrations and metabolic fluxes across 25 steady-state yeast cultures. We then assessed the extent to which flux can be explained by a Michaelis-Menten relationship between enzyme, substrate, product, and potential regulator concentrations. This revealed three previously unrecognized instances of cross-pathway regulation, which we biochemically verified. One of these involved inhibition of pyruvate kinase by citrate, which accumulated and thereby curtailed glycolytic outflow in nitrogen-limited yeast. Overall, substrate concentrations were the strongest driver of the net rates of cellular metabolic reactions, with metabolite concentrations collectively having more than double the physiological impact of enzymes.","author":[{"dropping-particle":"","family":"Hackett","given":"Sean R.","non-dropping-particle":"","parse-names":false,"suffix":""},{"dropping-particle":"","family":"Zanotelli","given":"Vito R.T.","non-dropping-particle":"","parse-names":false,"suffix":""},{"dropping-particle":"","family":"Xu","given":"Wenxin","non-dropping-particle":"","parse-names":false,"suffix":""},{"dropping-particle":"","family":"Goya","given":"Jonathan","non-dropping-particle":"","parse-names":false,"suffix":""},{"dropping-particle":"","family":"Park","given":"Junyoung O.","non-dropping-particle":"","parse-names":false,"suffix":""},{"dropping-particle":"","family":"Perlman","given":"David H.","non-dropping-particle":"","parse-names":false,"suffix":""},{"dropping-particle":"","family":"Gibney","given":"Patrick A.","non-dropping-particle":"","parse-names":false,"suffix":""},{"dropping-particle":"","family":"Botstein","given":"David","non-dropping-particle":"","parse-names":false,"suffix":""},{"dropping-particle":"","family":"Storey","given":"John D.","non-dropping-particle":"","parse-names":false,"suffix":""},{"dropping-particle":"","family":"Rabinowitz","given":"Joshua D.","non-dropping-particle":"","parse-names":false,"suffix":""}],"container-title":"Science","id":"ITEM-1","issued":{"date-parts":[["2016"]]},"title":"Systems-level analysis of mechanisms regulating yeast metabolic flux","type":"article-journal"},"uris":["http://www.mendeley.com/documents/?uuid=ef893369-7c1e-4c67-86a8-7da12df85db4"]}],"mendeley":{"formattedCitation":"[20]","plainTextFormattedCitation":"[20]","previouslyFormattedCitation":"[20]"},"properties":{"noteIndex":0},"schema":"https://github.com/citation-style-language/schema/raw/master/csl-citation.json"}</w:instrText>
      </w:r>
      <w:r w:rsidRPr="0071079F">
        <w:rPr>
          <w:rFonts w:ascii="Arial" w:hAnsi="Arial" w:cs="Arial"/>
        </w:rPr>
        <w:fldChar w:fldCharType="separate"/>
      </w:r>
      <w:r w:rsidR="00BB2B12" w:rsidRPr="00BB2B12">
        <w:rPr>
          <w:rFonts w:ascii="Arial" w:hAnsi="Arial" w:cs="Arial"/>
          <w:noProof/>
        </w:rPr>
        <w:t>[20]</w:t>
      </w:r>
      <w:r w:rsidRPr="0071079F">
        <w:rPr>
          <w:rFonts w:ascii="Arial" w:hAnsi="Arial" w:cs="Arial"/>
        </w:rPr>
        <w:fldChar w:fldCharType="end"/>
      </w:r>
      <w:r w:rsidRPr="0071079F">
        <w:rPr>
          <w:rFonts w:ascii="Arial" w:hAnsi="Arial" w:cs="Arial"/>
        </w:rPr>
        <w:t xml:space="preserve">, reactions were fit to the fluxes using linear optimization and the flux through remaining reactions that do not have experimentally derived flux data were inferred using FVA. Analysis using a related approach for inferring fluxes – PFBA, did not reveal any significant difference as PFBA eliminates futile cycles and redundancy by minimizing total flux through the network while maximizing for biomass </w:t>
      </w:r>
      <w:r w:rsidRPr="0071079F">
        <w:rPr>
          <w:rFonts w:ascii="Arial" w:hAnsi="Arial" w:cs="Arial"/>
        </w:rPr>
        <w:fldChar w:fldCharType="begin" w:fldLock="1"/>
      </w:r>
      <w:r w:rsidR="009813A7">
        <w:rPr>
          <w:rFonts w:ascii="Arial" w:hAnsi="Arial" w:cs="Arial"/>
        </w:rPr>
        <w:instrText>ADDIN CSL_CITATION {"citationItems":[{"id":"ITEM-1","itemData":{"ISBN":"1744-4292","author":[{"dropping-particle":"","family":"Lewis","given":"Nathan E","non-dropping-particle":"","parse-names":false,"suffix":""},{"dropping-particle":"","family":"Hixson","given":"Kim K","non-dropping-particle":"","parse-names":false,"suffix":""},{"dropping-particle":"","family":"Conrad","given":"Tom M","non-dropping-particle":"","parse-names":false,"suffix":""},{"dropping-particle":"","family":"Lerman","given":"Joshua A","non-dropping-particle":"","parse-names":false,"suffix":""},{"dropping-particle":"","family":"Charusanti","given":"Pep","non-dropping-particle":"","parse-names":false,"suffix":""},{"dropping-particle":"","family":"Polpitiya","given":"Ashoka D","non-dropping-particle":"","parse-names":false,"suffix":""},{"dropping-particle":"","family":"Adkins","given":"Joshua N","non-dropping-particle":"","parse-names":false,"suffix":""},{"dropping-particle":"","family":"Schramm","given":"Gunnar","non-dropping-particle":"","parse-names":false,"suffix":""},{"dropping-particle":"","family":"Purvine","given":"Samuel O","non-dropping-particle":"","parse-names":false,"suffix":""},{"dropping-particle":"","family":"Lopez</w:instrText>
      </w:r>
      <w:r w:rsidR="009813A7">
        <w:rPr>
          <w:rFonts w:ascii="Cambria Math" w:hAnsi="Cambria Math" w:cs="Cambria Math"/>
        </w:rPr>
        <w:instrText>‐</w:instrText>
      </w:r>
      <w:r w:rsidR="009813A7">
        <w:rPr>
          <w:rFonts w:ascii="Arial" w:hAnsi="Arial" w:cs="Arial"/>
        </w:rPr>
        <w:instrText>Ferrer","given":"Daniel","non-dropping-particle":"","parse-names":false,"suffix":""}],"container-title":"Molecular systems biology","id":"ITEM-1","issue":"1","issued":{"date-parts":[["2010"]]},"page":"390","title":"Omic data from evolved E. coli are consistent with computed optimal growth from genome</w:instrText>
      </w:r>
      <w:r w:rsidR="009813A7">
        <w:rPr>
          <w:rFonts w:ascii="Cambria Math" w:hAnsi="Cambria Math" w:cs="Cambria Math"/>
        </w:rPr>
        <w:instrText>‐</w:instrText>
      </w:r>
      <w:r w:rsidR="009813A7">
        <w:rPr>
          <w:rFonts w:ascii="Arial" w:hAnsi="Arial" w:cs="Arial"/>
        </w:rPr>
        <w:instrText>scale models","type":"article-journal","volume":"6"},"uris":["http://www.mendeley.com/documents/?uuid=8d31f264-e341-4ca4-b5a0-51dbf5daa214"]}],"mendeley":{"formattedCitation":"[74]","plainTextFormattedCitation":"[74]","previouslyFormattedCitation":"[74]"},"properties":{"noteIndex":0},"schema":"https://github.com/citation-style-language/schema/raw/master/csl-citation.json"}</w:instrText>
      </w:r>
      <w:r w:rsidRPr="0071079F">
        <w:rPr>
          <w:rFonts w:ascii="Arial" w:hAnsi="Arial" w:cs="Arial"/>
        </w:rPr>
        <w:fldChar w:fldCharType="separate"/>
      </w:r>
      <w:r w:rsidR="00B90661" w:rsidRPr="00B90661">
        <w:rPr>
          <w:rFonts w:ascii="Arial" w:hAnsi="Arial" w:cs="Arial"/>
          <w:noProof/>
        </w:rPr>
        <w:t>[74]</w:t>
      </w:r>
      <w:r w:rsidRPr="0071079F">
        <w:rPr>
          <w:rFonts w:ascii="Arial" w:hAnsi="Arial" w:cs="Arial"/>
        </w:rPr>
        <w:fldChar w:fldCharType="end"/>
      </w:r>
      <w:r w:rsidRPr="0071079F">
        <w:rPr>
          <w:rFonts w:ascii="Arial" w:hAnsi="Arial" w:cs="Arial"/>
        </w:rPr>
        <w:t xml:space="preserve"> (S. Figure 5). </w:t>
      </w:r>
    </w:p>
    <w:p w14:paraId="1FA9E013" w14:textId="38D043B2" w:rsidR="000276E9" w:rsidRDefault="007D14E2" w:rsidP="000276E9">
      <w:pPr>
        <w:rPr>
          <w:rFonts w:ascii="Arial" w:hAnsi="Arial" w:cs="Arial"/>
        </w:rPr>
      </w:pPr>
      <w:r w:rsidRPr="0071079F">
        <w:rPr>
          <w:rFonts w:ascii="Arial" w:hAnsi="Arial" w:cs="Arial"/>
        </w:rPr>
        <w:t xml:space="preserve">Reaction reversibility was determined directly from the model annotations. We also used additional reversibility annotation from Martinez </w:t>
      </w:r>
      <w:r w:rsidRPr="0071079F">
        <w:rPr>
          <w:rFonts w:ascii="Arial" w:hAnsi="Arial" w:cs="Arial"/>
          <w:i/>
          <w:iCs/>
        </w:rPr>
        <w:t>et al</w:t>
      </w:r>
      <w:r w:rsidRPr="0071079F">
        <w:rPr>
          <w:rFonts w:ascii="Arial" w:hAnsi="Arial" w:cs="Arial"/>
        </w:rPr>
        <w:t xml:space="preserve"> based on thermodynamics analysis of the Yeast metabolic model</w:t>
      </w:r>
      <w:r>
        <w:rPr>
          <w:rFonts w:ascii="Arial" w:hAnsi="Arial" w:cs="Arial"/>
        </w:rPr>
        <w:t xml:space="preserve"> </w:t>
      </w:r>
      <w:r w:rsidRPr="0071079F">
        <w:rPr>
          <w:rFonts w:ascii="Arial" w:hAnsi="Arial" w:cs="Arial"/>
        </w:rPr>
        <w:fldChar w:fldCharType="begin" w:fldLock="1"/>
      </w:r>
      <w:r w:rsidR="009813A7">
        <w:rPr>
          <w:rFonts w:ascii="Arial" w:hAnsi="Arial" w:cs="Arial"/>
        </w:rPr>
        <w:instrText>ADDIN CSL_CITATION {"citationItems":[{"id":"ITEM-1","itemData":{"DOI":"10.1016/j.bpj.2014.05.029","ISSN":"15420086","abstract":"Genome-scale models are used for an ever-widening range of applications. Although there has been much focus on specifying the stoichiometric matrix, the predictive power of genome-scale models equally depends on reaction directions. Two-thirds of reactions in the two eukaryotic reconstructions Homo sapiens Recon 1 and Yeast 5 are specified as irreversible. However, these specifications are mainly based on biochemical textbooks or on their similarity to other organisms and are rarely underpinned by detailed thermodynamic analysis. In this study, a to our knowledge new workflow combining network-embedded thermodynamic and flux variability analysis was used to evaluate existing irreversibility constraints in Recon 1 and Yeast 5 and to identify new ones. A total of 27 and 16 new irreversible reactions were identified in Recon 1 and Yeast 5, respectively, whereas only four reactions were found with directions incorrectly specified against thermodynamics (three in Yeast 5 and one in Recon 1). The workflow further identified for both models several isolated internal loops that require further curation. The framework also highlighted the need for substrate channeling (in human) and ATP hydrolysis (in yeast) for the essential reaction catalyzed by phosphoribosylaminoimidazole carboxylase in purine metabolism. Finally, the framework highlighted differences in proline metabolism between yeast (cytosolic anabolism and mitochondrial catabolism) and humans (exclusively mitochondrial metabolism). We conclude that network-embedded thermodynamics facilitates the specification and validation of irreversibility constraints in compartmentalized metabolic models, at the same time providing further insight into network properties. © 2014 Biophysical Society.","author":[{"dropping-particle":"","family":"Martínez","given":"Verónica S.","non-dropping-particle":"","parse-names":false,"suffix":""},{"dropping-particle":"","family":"Quek","given":"Lake Ee","non-dropping-particle":"","parse-names":false,"suffix":""},{"dropping-particle":"","family":"Nielsen","given":"Lars K.","non-dropping-particle":"","parse-names":false,"suffix":""}],"container-title":"Biophysical Journal","id":"ITEM-1","issued":{"date-parts":[["2014"]]},"title":"Network thermodynamic curation of human and yeast genome-scale metabolic models","type":"article-journal"},"uris":["http://www.mendeley.com/documents/?uuid=55157625-2215-4870-90f7-6d41b1042aa5"]}],"mendeley":{"formattedCitation":"[75]","plainTextFormattedCitation":"[75]","previouslyFormattedCitation":"[75]"},"properties":{"noteIndex":0},"schema":"https://github.com/citation-style-language/schema/raw/master/csl-citation.json"}</w:instrText>
      </w:r>
      <w:r w:rsidRPr="0071079F">
        <w:rPr>
          <w:rFonts w:ascii="Arial" w:hAnsi="Arial" w:cs="Arial"/>
        </w:rPr>
        <w:fldChar w:fldCharType="separate"/>
      </w:r>
      <w:r w:rsidR="00B90661" w:rsidRPr="00B90661">
        <w:rPr>
          <w:rFonts w:ascii="Arial" w:hAnsi="Arial" w:cs="Arial"/>
          <w:noProof/>
        </w:rPr>
        <w:t>[75]</w:t>
      </w:r>
      <w:r w:rsidRPr="0071079F">
        <w:rPr>
          <w:rFonts w:ascii="Arial" w:hAnsi="Arial" w:cs="Arial"/>
        </w:rPr>
        <w:fldChar w:fldCharType="end"/>
      </w:r>
      <w:r w:rsidRPr="0071079F">
        <w:rPr>
          <w:rFonts w:ascii="Arial" w:hAnsi="Arial" w:cs="Arial"/>
        </w:rPr>
        <w:t xml:space="preserve">. Pathway annotations </w:t>
      </w:r>
      <w:r w:rsidR="003E6E46">
        <w:rPr>
          <w:rFonts w:ascii="Arial" w:hAnsi="Arial" w:cs="Arial"/>
        </w:rPr>
        <w:t xml:space="preserve">and </w:t>
      </w:r>
      <w:r w:rsidRPr="0071079F">
        <w:rPr>
          <w:rFonts w:ascii="Arial" w:hAnsi="Arial" w:cs="Arial"/>
        </w:rPr>
        <w:t xml:space="preserve">enzyme molecular weight </w:t>
      </w:r>
      <w:r w:rsidR="003E6E46" w:rsidRPr="0071079F">
        <w:rPr>
          <w:rFonts w:ascii="Arial" w:hAnsi="Arial" w:cs="Arial"/>
        </w:rPr>
        <w:t xml:space="preserve">values were obtained from Sanchez </w:t>
      </w:r>
      <w:r w:rsidR="003E6E46" w:rsidRPr="0071079F">
        <w:rPr>
          <w:rFonts w:ascii="Arial" w:hAnsi="Arial" w:cs="Arial"/>
          <w:i/>
          <w:iCs/>
        </w:rPr>
        <w:t>et al</w:t>
      </w:r>
      <w:r w:rsidR="003E6E46">
        <w:rPr>
          <w:rFonts w:ascii="Arial" w:hAnsi="Arial" w:cs="Arial"/>
        </w:rPr>
        <w:t xml:space="preserve">. The </w:t>
      </w:r>
      <w:r w:rsidRPr="003E6E46">
        <w:rPr>
          <w:rFonts w:ascii="Arial" w:hAnsi="Arial" w:cs="Arial"/>
        </w:rPr>
        <w:t>catalytic activity</w:t>
      </w:r>
      <w:r w:rsidRPr="0071079F">
        <w:rPr>
          <w:rFonts w:ascii="Arial" w:hAnsi="Arial" w:cs="Arial"/>
        </w:rPr>
        <w:t xml:space="preserve"> values were obtained from Sanchez </w:t>
      </w:r>
      <w:r w:rsidRPr="0071079F">
        <w:rPr>
          <w:rFonts w:ascii="Arial" w:hAnsi="Arial" w:cs="Arial"/>
          <w:i/>
          <w:iCs/>
        </w:rPr>
        <w:t>et al</w:t>
      </w:r>
      <w:r w:rsidR="003E6E46">
        <w:rPr>
          <w:rFonts w:ascii="Arial" w:hAnsi="Arial" w:cs="Arial"/>
          <w:i/>
          <w:iCs/>
        </w:rPr>
        <w:t xml:space="preserve">, </w:t>
      </w:r>
      <w:r w:rsidR="003E6E46">
        <w:rPr>
          <w:rFonts w:ascii="Arial" w:hAnsi="Arial" w:cs="Arial"/>
        </w:rPr>
        <w:t xml:space="preserve">Heckman </w:t>
      </w:r>
      <w:r w:rsidR="003E6E46" w:rsidRPr="003E6E46">
        <w:rPr>
          <w:rFonts w:ascii="Arial" w:hAnsi="Arial" w:cs="Arial"/>
          <w:i/>
          <w:iCs/>
        </w:rPr>
        <w:t>et al</w:t>
      </w:r>
      <w:r w:rsidR="003E6E46">
        <w:rPr>
          <w:rFonts w:ascii="Arial" w:hAnsi="Arial" w:cs="Arial"/>
        </w:rPr>
        <w:t xml:space="preserve">, and Yeo </w:t>
      </w:r>
      <w:r w:rsidR="003E6E46" w:rsidRPr="003E6E46">
        <w:rPr>
          <w:rFonts w:ascii="Arial" w:hAnsi="Arial" w:cs="Arial"/>
          <w:i/>
          <w:iCs/>
        </w:rPr>
        <w:t>et al</w:t>
      </w:r>
      <w:r w:rsidR="003E6E46">
        <w:rPr>
          <w:rFonts w:ascii="Arial" w:hAnsi="Arial" w:cs="Arial"/>
        </w:rPr>
        <w:t xml:space="preserve"> for Yeast, </w:t>
      </w:r>
      <w:r w:rsidR="00EF09FA" w:rsidRPr="00EF09FA">
        <w:rPr>
          <w:rFonts w:ascii="Arial" w:hAnsi="Arial" w:cs="Arial"/>
          <w:i/>
          <w:iCs/>
        </w:rPr>
        <w:t>E. coli</w:t>
      </w:r>
      <w:r w:rsidR="003E6E46">
        <w:rPr>
          <w:rFonts w:ascii="Arial" w:hAnsi="Arial" w:cs="Arial"/>
        </w:rPr>
        <w:t xml:space="preserve"> and mammalian cells respectively</w:t>
      </w:r>
      <w:r>
        <w:rPr>
          <w:rFonts w:ascii="Arial" w:hAnsi="Arial" w:cs="Arial"/>
          <w:i/>
          <w:iCs/>
        </w:rPr>
        <w:t xml:space="preserve"> </w:t>
      </w:r>
      <w:r w:rsidRPr="0071079F">
        <w:rPr>
          <w:rFonts w:ascii="Arial" w:hAnsi="Arial" w:cs="Arial"/>
        </w:rPr>
        <w:fldChar w:fldCharType="begin" w:fldLock="1"/>
      </w:r>
      <w:r w:rsidR="009813A7">
        <w:rPr>
          <w:rFonts w:ascii="Arial" w:hAnsi="Arial" w:cs="Arial"/>
        </w:rPr>
        <w:instrText>ADDIN CSL_CITATION {"citationItems":[{"id":"ITEM-1","itemData":{"DOI":"10.15252/msb.20167411","ISSN":"1744-4292","abstract":"Genome-scale metabolic models (GEMs) are widely used to calculate metabolic phenotypes. They rely on defining a set of constraints, the most common of which is that the production of metabolites and/or growth are limited by the carbon source uptake rate. However, enzyme abundances and kinetics, which act as limitations on metabolic fluxes, are not taken into account. Here, we present GECKO, a method that enhances a GEM to account for enzymes as part of reactions, thereby ensuring that each metabolic flux does not exceed its maximum capacity, equal to the product of the enzyme's abundance and turnover number. We applied GECKO to a Saccharomyces cerevisiae GEM and demonstrated that the new model could correctly describe phenotypes that the previous model could not, particularly under high enzymatic pressure conditions, such as yeast growing on different carbon sources in excess, coping with stress, or overexpressing a specific pathway. GECKO also allows to directly integrate quantitative proteomics data; by doing so, we significantly reduced flux variability of the model, in over 60% of metabolic reactions. Additionally, the model gives insight into the distribution of enzyme usage between and within metabolic pathways. The developed method and model are expected to increase the use of model-based design in metabolic engineering.","author":[{"dropping-particle":"","family":"Sánchez","given":"Benjamín J","non-dropping-particle":"","parse-names":false,"suffix":""},{"dropping-particle":"","family":"Zhang","given":"Cheng","non-dropping-particle":"","parse-names":false,"suffix":""},{"dropping-particle":"","family":"Nilsson","given":"Avlant","non-dropping-particle":"","parse-names":false,"suffix":""},{"dropping-particle":"","family":"Lahtvee","given":"Petri</w:instrText>
      </w:r>
      <w:r w:rsidR="009813A7">
        <w:rPr>
          <w:rFonts w:ascii="Cambria Math" w:hAnsi="Cambria Math" w:cs="Cambria Math"/>
        </w:rPr>
        <w:instrText>‐</w:instrText>
      </w:r>
      <w:r w:rsidR="009813A7">
        <w:rPr>
          <w:rFonts w:ascii="Arial" w:hAnsi="Arial" w:cs="Arial"/>
        </w:rPr>
        <w:instrText>Jaan","non-dropping-particle":"","parse-names":false,"suffix":""},{"dropping-particle":"","family":"Kerkhoven","given":"Eduard J","non-dropping-particle":"","parse-names":false,"suffix":""},{"dropping-particle":"","family":"Nielsen","given":"Jens","non-dropping-particle":"","parse-names":false,"suffix":""}],"container-title":"Molecular Systems Biology","id":"ITEM-1","issued":{"date-parts":[["2017"]]},"title":"Improving the phenotype predictions of a yeast genome</w:instrText>
      </w:r>
      <w:r w:rsidR="009813A7">
        <w:rPr>
          <w:rFonts w:ascii="Cambria Math" w:hAnsi="Cambria Math" w:cs="Cambria Math"/>
        </w:rPr>
        <w:instrText>‐</w:instrText>
      </w:r>
      <w:r w:rsidR="009813A7">
        <w:rPr>
          <w:rFonts w:ascii="Arial" w:hAnsi="Arial" w:cs="Arial"/>
        </w:rPr>
        <w:instrText>scale metabolic model by incorporating enzymatic constraints","type":"article-journal"},"uris":["http://www.mendeley.com/documents/?uuid=641f8d28-ba13-4408-932c-8df265496ac6"]},{"id":"ITEM-2","itemData":{"DOI":"10.1038/s41467-018-07652-6","ISSN":"20411723","PMID":"30531987","abstract":"Knowing the catalytic turnover numbers of enzymes is essential for understanding the growth rate, proteome composition, and physiology of organisms, but experimental data on enzyme turnover numbers is sparse and noisy. Here, we demonstrate that machine learning can successfully predict catalytic turnover numbers in Escherichia coli based on integrated data on enzyme biochemistry, protein structure, and network context. We identify a diverse set of features that are consistently predictive for both in vivo and in vitro enzyme turnover rates, revealing novel protein structural correlates of catalytic turnover. We use our predictions to parameterize two mechanistic genome-scale modelling frameworks for proteome-limited metabolism, leading to significantly higher accuracy in the prediction of quantitative proteome data than previous approaches. The presented machine learning models thus provide a valuable tool for understanding metabolism and the proteome at the genome scale, and elucidate structural, biochemical, and network properties that underlie enzyme kinetics.","author":[{"dropping-particle":"","family":"Heckmann","given":"David","non-dropping-particle":"","parse-names":false,"suffix":""},{"dropping-particle":"","family":"Lloyd","given":"Colton J.","non-dropping-particle":"","parse-names":false,"suffix":""},{"dropping-particle":"","family":"Mih","given":"Nathan","non-dropping-particle":"","parse-names":false,"suffix":""},{"dropping-particle":"","family":"Ha","given":"Yuanchi","non-dropping-particle":"","parse-names":false,"suffix":""},{"dropping-particle":"","family":"Zielinski","given":"Daniel C.","non-dropping-particle":"","parse-names":false,"suffix":""},{"dropping-particle":"","family":"Haiman","given":"Zachary B.","non-dropping-particle":"","parse-names":false,"suffix":""},{"dropping-particle":"","family":"Desouki","given":"Abdelmoneim Amer","non-dropping-particle":"","parse-names":false,"suffix":""},{"dropping-particle":"","family":"Lercher","given":"Martin J.","non-dropping-particle":"","parse-names":false,"suffix":""},{"dropping-particle":"","family":"Palsson","given":"Bernhard O.","non-dropping-particle":"","parse-names":false,"suffix":""}],"container-title":"Nature Communications","id":"ITEM-2","issued":{"date-parts":[["2018"]]},"title":"Machine learning applied to enzyme turnover numbers reveals protein structural correlates and improves metabolic models","type":"article-journal"},"uris":["http://www.mendeley.com/documents/?uuid=8e3dc72d-7f16-44f2-85ce-6ed3e6dd468d"]},{"id":"ITEM-3","itemData":{"DOI":"10.1016/j.ymben.2020.04.005","ISSN":"10967184","PMID":"32330653","abstract":"Chinese hamster ovary (CHO) cells are most prevalently used for producing recombinant therapeutics in biomanufacturing. Recently, more rational and systems approaches have been increasingly exploited to identify key metabolic bottlenecks and engineering targets for cell line engineering and process development based on the CHO genome-scale metabolic model which mechanistically characterizes cell culture behaviours. However, it is still challenging to quantify plausible intracellular fluxes and discern metabolic pathway usages considering various clonal traits and bioprocessing conditions. Thus, we newly incorporated enzyme kinetic information into the updated CHO genome-scale model (iCHO2291) and added enzyme capacity constraints within the flux balance analysis framework (ecFBA) to significantly reduce the flux variability in biologically meaningful manner, as such improving the accuracy of intracellular flux prediction. Interestingly, ecFBA could capture the overflow metabolism under the glucose excess condition where the usage of oxidative phosphorylation is limited by the enzyme capacity. In addition, its applicability was successfully demonstrated via a case study where the clone- and media-specific lactate metabolism was deciphered, suggesting that the lactate-pyruvate cycling could be beneficial for CHO cells to efficiently utilize the mitochondrial redox capacity. In summary, iCHO2296 with ecFBA can be used to confidently elucidate cell cultures and effectively identify key engineering targets, thus guiding bioprocess optimization and cell engineering efforts as a part of digital twin model for advanced biomanufacturing in future.","author":[{"dropping-particle":"","family":"Yeo","given":"Hock Chuan","non-dropping-particle":"","parse-names":false,"suffix":""},{"dropping-particle":"","family":"Hong","given":"Jongkwang","non-dropping-particle":"","parse-names":false,"suffix":""},{"dropping-particle":"","family":"Lakshmanan","given":"Meiyappan","non-dropping-particle":"","parse-names":false,"suffix":""},{"dropping-particle":"","family":"Lee","given":"Dong Yup","non-dropping-particle":"","parse-names":false,"suffix":""}],"container-title":"Metabolic Engineering","id":"ITEM-3","issued":{"date-parts":[["2020"]]},"title":"Enzyme capacity-based genome scale modelling of CHO cells","type":"article-journal"},"uris":["http://www.mendeley.com/documents/?uuid=a53e1dc9-21a5-4501-bbbc-2e1116fec904"]}],"mendeley":{"formattedCitation":"[76–78]","plainTextFormattedCitation":"[76–78]","previouslyFormattedCitation":"[76–78]"},"properties":{"noteIndex":0},"schema":"https://github.com/citation-style-language/schema/raw/master/csl-citation.json"}</w:instrText>
      </w:r>
      <w:r w:rsidRPr="0071079F">
        <w:rPr>
          <w:rFonts w:ascii="Arial" w:hAnsi="Arial" w:cs="Arial"/>
        </w:rPr>
        <w:fldChar w:fldCharType="separate"/>
      </w:r>
      <w:r w:rsidR="00B90661" w:rsidRPr="00B90661">
        <w:rPr>
          <w:rFonts w:ascii="Arial" w:hAnsi="Arial" w:cs="Arial"/>
          <w:noProof/>
        </w:rPr>
        <w:t>[76–78]</w:t>
      </w:r>
      <w:r w:rsidRPr="0071079F">
        <w:rPr>
          <w:rFonts w:ascii="Arial" w:hAnsi="Arial" w:cs="Arial"/>
        </w:rPr>
        <w:fldChar w:fldCharType="end"/>
      </w:r>
      <w:r w:rsidRPr="0071079F">
        <w:rPr>
          <w:rFonts w:ascii="Arial" w:hAnsi="Arial" w:cs="Arial"/>
        </w:rPr>
        <w:t>. The comparative analysis of regulatory mechanisms was also repeated using the updated Yeast 7.6 model and yielded similar results (S. Table 8)</w:t>
      </w:r>
      <w:r>
        <w:rPr>
          <w:rFonts w:ascii="Arial" w:hAnsi="Arial" w:cs="Arial"/>
        </w:rPr>
        <w:t xml:space="preserve"> </w:t>
      </w:r>
      <w:r w:rsidRPr="0071079F">
        <w:rPr>
          <w:rFonts w:ascii="Arial" w:hAnsi="Arial" w:cs="Arial"/>
        </w:rPr>
        <w:fldChar w:fldCharType="begin" w:fldLock="1"/>
      </w:r>
      <w:r w:rsidR="009813A7">
        <w:rPr>
          <w:rFonts w:ascii="Arial" w:hAnsi="Arial" w:cs="Arial"/>
        </w:rPr>
        <w:instrText>ADDIN CSL_CITATION {"citationItems":[{"id":"ITEM-1","itemData":{"DOI":"10.15252/msb.20167411","ISSN":"1744-4292","abstract":"Genome-scale metabolic models (GEMs) are widely used to calculate metabolic phenotypes. They rely on defining a set of constraints, the most common of which is that the production of metabolites and/or growth are limited by the carbon source uptake rate. However, enzyme abundances and kinetics, which act as limitations on metabolic fluxes, are not taken into account. Here, we present GECKO, a method that enhances a GEM to account for enzymes as part of reactions, thereby ensuring that each metabolic flux does not exceed its maximum capacity, equal to the product of the enzyme's abundance and turnover number. We applied GECKO to a Saccharomyces cerevisiae GEM and demonstrated that the new model could correctly describe phenotypes that the previous model could not, particularly under high enzymatic pressure conditions, such as yeast growing on different carbon sources in excess, coping with stress, or overexpressing a specific pathway. GECKO also allows to directly integrate quantitative proteomics data; by doing so, we significantly reduced flux variability of the model, in over 60% of metabolic reactions. Additionally, the model gives insight into the distribution of enzyme usage between and within metabolic pathways. The developed method and model are expected to increase the use of model-based design in metabolic engineering.","author":[{"dropping-particle":"","family":"Sánchez","given":"Benjamín J","non-dropping-particle":"","parse-names":false,"suffix":""},{"dropping-particle":"","family":"Zhang","given":"Cheng","non-dropping-particle":"","parse-names":false,"suffix":""},{"dropping-particle":"","family":"Nilsson","given":"Avlant","non-dropping-particle":"","parse-names":false,"suffix":""},{"dropping-particle":"","family":"Lahtvee","given":"Petri</w:instrText>
      </w:r>
      <w:r w:rsidR="009813A7">
        <w:rPr>
          <w:rFonts w:ascii="Cambria Math" w:hAnsi="Cambria Math" w:cs="Cambria Math"/>
        </w:rPr>
        <w:instrText>‐</w:instrText>
      </w:r>
      <w:r w:rsidR="009813A7">
        <w:rPr>
          <w:rFonts w:ascii="Arial" w:hAnsi="Arial" w:cs="Arial"/>
        </w:rPr>
        <w:instrText>Jaan","non-dropping-particle":"","parse-names":false,"suffix":""},{"dropping-particle":"","family":"Kerkhoven","given":"Eduard J","non-dropping-particle":"","parse-names":false,"suffix":""},{"dropping-particle":"","family":"Nielsen","given":"Jens","non-dropping-particle":"","parse-names":false,"suffix":""}],"container-title":"Molecular Systems Biology","id":"ITEM-1","issued":{"date-parts":[["2017"]]},"title":"Improving the phenotype predictions of a yeast genome</w:instrText>
      </w:r>
      <w:r w:rsidR="009813A7">
        <w:rPr>
          <w:rFonts w:ascii="Cambria Math" w:hAnsi="Cambria Math" w:cs="Cambria Math"/>
        </w:rPr>
        <w:instrText>‐</w:instrText>
      </w:r>
      <w:r w:rsidR="009813A7">
        <w:rPr>
          <w:rFonts w:ascii="Arial" w:hAnsi="Arial" w:cs="Arial"/>
        </w:rPr>
        <w:instrText>scale metabolic model by incorporating enzymatic constraints","type":"article-journal"},"uris":["http://www.mendeley.com/documents/?uuid=641f8d28-ba13-4408-932c-8df265496ac6"]}],"mendeley":{"formattedCitation":"[76]","plainTextFormattedCitation":"[76]","previouslyFormattedCitation":"[76]"},"properties":{"noteIndex":0},"schema":"https://github.com/citation-style-language/schema/raw/master/csl-citation.json"}</w:instrText>
      </w:r>
      <w:r w:rsidRPr="0071079F">
        <w:rPr>
          <w:rFonts w:ascii="Arial" w:hAnsi="Arial" w:cs="Arial"/>
        </w:rPr>
        <w:fldChar w:fldCharType="separate"/>
      </w:r>
      <w:r w:rsidR="00B90661" w:rsidRPr="00B90661">
        <w:rPr>
          <w:rFonts w:ascii="Arial" w:hAnsi="Arial" w:cs="Arial"/>
          <w:noProof/>
        </w:rPr>
        <w:t>[76]</w:t>
      </w:r>
      <w:r w:rsidRPr="0071079F">
        <w:rPr>
          <w:rFonts w:ascii="Arial" w:hAnsi="Arial" w:cs="Arial"/>
        </w:rPr>
        <w:fldChar w:fldCharType="end"/>
      </w:r>
      <w:r w:rsidRPr="0071079F">
        <w:rPr>
          <w:rFonts w:ascii="Arial" w:hAnsi="Arial" w:cs="Arial"/>
        </w:rPr>
        <w:t xml:space="preserve">. </w:t>
      </w:r>
    </w:p>
    <w:p w14:paraId="1976AF44" w14:textId="5E93B08B" w:rsidR="00DB7A4D" w:rsidRDefault="0059549F" w:rsidP="000276E9">
      <w:pPr>
        <w:rPr>
          <w:rFonts w:ascii="Arial" w:hAnsi="Arial" w:cs="Arial"/>
        </w:rPr>
      </w:pPr>
      <w:r>
        <w:rPr>
          <w:rFonts w:ascii="Arial" w:hAnsi="Arial" w:cs="Arial"/>
        </w:rPr>
        <w:lastRenderedPageBreak/>
        <w:t>Models for each cell cycle phase was built using the Dynamic Flux Activity (</w:t>
      </w:r>
      <w:r w:rsidR="0005737B">
        <w:rPr>
          <w:rFonts w:ascii="Arial" w:hAnsi="Arial" w:cs="Arial"/>
        </w:rPr>
        <w:t>DFA</w:t>
      </w:r>
      <w:r>
        <w:rPr>
          <w:rFonts w:ascii="Arial" w:hAnsi="Arial" w:cs="Arial"/>
        </w:rPr>
        <w:t>) approach</w:t>
      </w:r>
      <w:r w:rsidR="00EA399C">
        <w:rPr>
          <w:rFonts w:ascii="Arial" w:hAnsi="Arial" w:cs="Arial"/>
        </w:rPr>
        <w:t xml:space="preserve"> </w:t>
      </w:r>
      <w:r w:rsidR="00EA399C">
        <w:rPr>
          <w:rFonts w:ascii="Arial" w:hAnsi="Arial" w:cs="Arial"/>
        </w:rPr>
        <w:fldChar w:fldCharType="begin" w:fldLock="1"/>
      </w:r>
      <w:r w:rsidR="009813A7">
        <w:rPr>
          <w:rFonts w:ascii="Arial" w:hAnsi="Arial" w:cs="Arial"/>
        </w:rPr>
        <w:instrText>ADDIN CSL_CITATION {"citationItems":[{"id":"ITEM-1","itemData":{"DOI":"10.1016/j.celrep.2017.07.048","ISSN":"22111247","abstract":"© 2017 The Authors Metabolism is an emerging stem cell hallmark tied to cell fate, pluripotency, and self-renewal, yet systems-level understanding of stem cell metabolism has been limited by the lack of genome-scale network models. Here, we develop a systems approach to integrate time-course metabolomics data with a computational model of metabolism to analyze the metabolic state of naive and primed murine pluripotent stem cells. Using this approach, we find that one-carbon metabolism involving phosphoglycerate dehydrogenase, folate synthesis, and nucleotide synthesis is a key pathway that differs between the two states, resulting in differential sensitivity to anti-folates. The model also predicts that the pluripotency factor Lin28 regulates this one-carbon metabolic pathway, which we validate using metabolomics data from Lin28-deficient cells. Moreover, we identify and validate metabolic reactions related to S-adenosyl-methionine production that can differentially impact histone methylation in naive and primed cells. Our network-based approach provides a framework for characterizing metabolic changes influencing pluripotency and cell fate. Chandrasekaran et al. use computational modeling, metabolomics, and metabolic inhibitors to discover metabolic differences between various pluripotent stem cell states and infer their impact on stem cell fate decisions.","author":[{"dropping-particle":"","family":"Chandrasekaran","given":"S.","non-dropping-particle":"","parse-names":false,"suffix":""},{"dropping-particle":"","family":"Zhang","given":"J.","non-dropping-particle":"","parse-names":false,"suffix":""},{"dropping-particle":"","family":"Sun","given":"Z.","non-dropping-particle":"","parse-names":false,"suffix":""},{"dropping-particle":"","family":"Zhang","given":"L.","non-dropping-particle":"","parse-names":false,"suffix":""},{"dropping-particle":"","family":"Ross","given":"C.A.","non-dropping-particle":"","parse-names":false,"suffix":""},{"dropping-particle":"","family":"Huang","given":"Y.-C.","non-dropping-particle":"","parse-names":false,"suffix":""},{"dropping-particle":"","family":"Asara","given":"J.M.","non-dropping-particle":"","parse-names":false,"suffix":""},{"dropping-particle":"","family":"Li","given":"H.","non-dropping-particle":"","parse-names":false,"suffix":""},{"dropping-particle":"","family":"Daley","given":"G.Q.","non-dropping-particle":"","parse-names":false,"suffix":""},{"dropping-particle":"","family":"Collins","given":"J.J.","non-dropping-particle":"","parse-names":false,"suffix":""}],"container-title":"Cell Reports","id":"ITEM-1","issue":"10","issued":{"date-parts":[["2017"]]},"title":"Comprehensive Mapping of Pluripotent Stem Cell Metabolism Using Dynamic Genome-Scale Network Modeling","type":"article-journal","volume":"21"},"uris":["http://www.mendeley.com/documents/?uuid=9e59ff37-9013-30e1-a92a-d969e980b63a"]},{"id":"ITEM-2","itemData":{"DOI":"10.1007/978-1-4939-9224-9_14","author":[{"dropping-particle":"","family":"Shen","given":"Fangzhou","non-dropping-particle":"","parse-names":false,"suffix":""},{"dropping-particle":"","family":"Cheek","given":"Camden","non-dropping-particle":"","parse-names":false,"suffix":""},{"dropping-particle":"","family":"Chandrasekaran","given":"Sriram","non-dropping-particle":"","parse-names":false,"suffix":""}],"id":"ITEM-2","issued":{"date-parts":[["2019"]]},"page":"305-320","publisher":"Humana, New York, NY","title":"Dynamic Network Modeling of Stem Cell Metabolism","type":"chapter"},"uris":["http://www.mendeley.com/documents/?uuid=1cc729e0-1947-45a2-a690-613d972595ae"]}],"mendeley":{"formattedCitation":"[54,79]","plainTextFormattedCitation":"[54,79]","previouslyFormattedCitation":"[54,79]"},"properties":{"noteIndex":0},"schema":"https://github.com/citation-style-language/schema/raw/master/csl-citation.json"}</w:instrText>
      </w:r>
      <w:r w:rsidR="00EA399C">
        <w:rPr>
          <w:rFonts w:ascii="Arial" w:hAnsi="Arial" w:cs="Arial"/>
        </w:rPr>
        <w:fldChar w:fldCharType="separate"/>
      </w:r>
      <w:r w:rsidR="00B90661" w:rsidRPr="00B90661">
        <w:rPr>
          <w:rFonts w:ascii="Arial" w:hAnsi="Arial" w:cs="Arial"/>
          <w:noProof/>
        </w:rPr>
        <w:t>[54,79]</w:t>
      </w:r>
      <w:r w:rsidR="00EA399C">
        <w:rPr>
          <w:rFonts w:ascii="Arial" w:hAnsi="Arial" w:cs="Arial"/>
        </w:rPr>
        <w:fldChar w:fldCharType="end"/>
      </w:r>
      <w:r>
        <w:rPr>
          <w:rFonts w:ascii="Arial" w:hAnsi="Arial" w:cs="Arial"/>
        </w:rPr>
        <w:t xml:space="preserve">. </w:t>
      </w:r>
      <w:r w:rsidR="00533616">
        <w:rPr>
          <w:rFonts w:ascii="Arial" w:hAnsi="Arial" w:cs="Arial"/>
        </w:rPr>
        <w:t xml:space="preserve">The </w:t>
      </w:r>
      <w:r w:rsidR="00533616" w:rsidRPr="003E4BE4">
        <w:rPr>
          <w:rFonts w:ascii="Arial" w:hAnsi="Arial" w:cs="Arial"/>
        </w:rPr>
        <w:t xml:space="preserve">cell cycle metabolomics </w:t>
      </w:r>
      <w:r w:rsidR="00533616">
        <w:rPr>
          <w:rFonts w:ascii="Arial" w:hAnsi="Arial" w:cs="Arial"/>
        </w:rPr>
        <w:t xml:space="preserve">data </w:t>
      </w:r>
      <w:r w:rsidR="00533616" w:rsidRPr="003E4BE4">
        <w:rPr>
          <w:rFonts w:ascii="Arial" w:hAnsi="Arial" w:cs="Arial"/>
        </w:rPr>
        <w:t>contain</w:t>
      </w:r>
      <w:r w:rsidR="00533616">
        <w:rPr>
          <w:rFonts w:ascii="Arial" w:hAnsi="Arial" w:cs="Arial"/>
        </w:rPr>
        <w:t>s</w:t>
      </w:r>
      <w:r w:rsidR="00533616" w:rsidRPr="003E4BE4">
        <w:rPr>
          <w:rFonts w:ascii="Arial" w:hAnsi="Arial" w:cs="Arial"/>
        </w:rPr>
        <w:t xml:space="preserve"> 155 intracellular metabolites and 173 extracellular metabolites</w:t>
      </w:r>
      <w:r w:rsidR="00533616">
        <w:rPr>
          <w:rFonts w:ascii="Arial" w:hAnsi="Arial" w:cs="Arial"/>
        </w:rPr>
        <w:t xml:space="preserve"> and was used as inputs for DFA. The time points were grouped </w:t>
      </w:r>
      <w:proofErr w:type="gramStart"/>
      <w:r w:rsidR="00533616">
        <w:rPr>
          <w:rFonts w:ascii="Arial" w:hAnsi="Arial" w:cs="Arial"/>
        </w:rPr>
        <w:t>in to</w:t>
      </w:r>
      <w:proofErr w:type="gramEnd"/>
      <w:r w:rsidR="00533616">
        <w:rPr>
          <w:rFonts w:ascii="Arial" w:hAnsi="Arial" w:cs="Arial"/>
        </w:rPr>
        <w:t xml:space="preserve"> different phases as follows: 0 – 4 hours for G0-G1, 4 – 8 – 12 hours for G1, 12 – 16 hours for G1-S, and 16 – 20 hours for G2-M.</w:t>
      </w:r>
      <w:r w:rsidR="00533616" w:rsidRPr="009E0534">
        <w:rPr>
          <w:rFonts w:ascii="Arial" w:hAnsi="Arial" w:cs="Arial"/>
        </w:rPr>
        <w:t xml:space="preserve"> </w:t>
      </w:r>
      <w:r>
        <w:rPr>
          <w:rFonts w:ascii="Arial" w:hAnsi="Arial" w:cs="Arial"/>
        </w:rPr>
        <w:t>DFA</w:t>
      </w:r>
      <w:r w:rsidR="006878D9">
        <w:rPr>
          <w:rFonts w:ascii="Arial" w:hAnsi="Arial" w:cs="Arial"/>
        </w:rPr>
        <w:t xml:space="preserve"> </w:t>
      </w:r>
      <w:r w:rsidR="003E4BE4" w:rsidRPr="009E0534">
        <w:rPr>
          <w:rFonts w:ascii="Arial" w:hAnsi="Arial" w:cs="Arial"/>
        </w:rPr>
        <w:t>utilizes time-course metabolomics data</w:t>
      </w:r>
      <w:r>
        <w:rPr>
          <w:rFonts w:ascii="Arial" w:hAnsi="Arial" w:cs="Arial"/>
        </w:rPr>
        <w:t xml:space="preserve"> and </w:t>
      </w:r>
      <w:r w:rsidR="003E4BE4" w:rsidRPr="009E0534">
        <w:rPr>
          <w:rFonts w:ascii="Arial" w:hAnsi="Arial" w:cs="Arial"/>
        </w:rPr>
        <w:t xml:space="preserve">calculates the </w:t>
      </w:r>
      <w:r>
        <w:rPr>
          <w:rFonts w:ascii="Arial" w:hAnsi="Arial" w:cs="Arial"/>
        </w:rPr>
        <w:t xml:space="preserve">rate of change of each </w:t>
      </w:r>
      <w:r w:rsidR="003E4BE4" w:rsidRPr="009E0534">
        <w:rPr>
          <w:rFonts w:ascii="Arial" w:hAnsi="Arial" w:cs="Arial"/>
        </w:rPr>
        <w:t xml:space="preserve">metabolite level over time </w:t>
      </w:r>
      <w:r>
        <w:rPr>
          <w:rFonts w:ascii="Arial" w:hAnsi="Arial" w:cs="Arial"/>
        </w:rPr>
        <w:t>(</w:t>
      </w:r>
      <w:proofErr w:type="spellStart"/>
      <w:r w:rsidR="003E4BE4" w:rsidRPr="009E0534">
        <w:rPr>
          <w:rFonts w:ascii="Arial" w:hAnsi="Arial" w:cs="Arial"/>
        </w:rPr>
        <w:t>d</w:t>
      </w:r>
      <w:r w:rsidR="003E4BE4" w:rsidRPr="00210FAE">
        <w:rPr>
          <w:rFonts w:ascii="Arial" w:hAnsi="Arial" w:cs="Arial"/>
          <w:b/>
          <w:i/>
        </w:rPr>
        <w:t>M</w:t>
      </w:r>
      <w:proofErr w:type="spellEnd"/>
      <w:r w:rsidR="003E4BE4" w:rsidRPr="009E0534">
        <w:rPr>
          <w:rFonts w:ascii="Arial" w:hAnsi="Arial" w:cs="Arial"/>
        </w:rPr>
        <w:t>/dt</w:t>
      </w:r>
      <w:r>
        <w:rPr>
          <w:rFonts w:ascii="Arial" w:hAnsi="Arial" w:cs="Arial"/>
        </w:rPr>
        <w:t xml:space="preserve">). </w:t>
      </w:r>
      <w:r w:rsidR="006C74F2">
        <w:rPr>
          <w:rFonts w:ascii="Arial" w:hAnsi="Arial" w:cs="Arial"/>
        </w:rPr>
        <w:t>The rate of change of each metabolite is calculated using linear regression</w:t>
      </w:r>
      <w:r w:rsidR="00D217C6">
        <w:rPr>
          <w:rFonts w:ascii="Arial" w:hAnsi="Arial" w:cs="Arial"/>
        </w:rPr>
        <w:t xml:space="preserve"> in DFA</w:t>
      </w:r>
      <w:r w:rsidR="006C74F2">
        <w:rPr>
          <w:rFonts w:ascii="Arial" w:hAnsi="Arial" w:cs="Arial"/>
        </w:rPr>
        <w:t xml:space="preserve">. </w:t>
      </w:r>
      <w:r w:rsidR="003E4BE4" w:rsidRPr="009E0534">
        <w:rPr>
          <w:rFonts w:ascii="Arial" w:hAnsi="Arial" w:cs="Arial"/>
        </w:rPr>
        <w:t>Based on the regression line</w:t>
      </w:r>
      <w:r w:rsidR="003E4BE4">
        <w:rPr>
          <w:rFonts w:ascii="Arial" w:hAnsi="Arial" w:cs="Arial"/>
        </w:rPr>
        <w:t xml:space="preserve"> for a metabolite </w:t>
      </w:r>
      <w:proofErr w:type="spellStart"/>
      <w:r w:rsidR="003E4BE4" w:rsidRPr="00C6663E">
        <w:rPr>
          <w:rFonts w:ascii="Arial" w:hAnsi="Arial" w:cs="Arial"/>
          <w:i/>
        </w:rPr>
        <w:t>i</w:t>
      </w:r>
      <w:proofErr w:type="spellEnd"/>
      <w:r w:rsidR="003E4BE4" w:rsidRPr="009E0534">
        <w:rPr>
          <w:rFonts w:ascii="Arial" w:hAnsi="Arial" w:cs="Arial"/>
        </w:rPr>
        <w:t xml:space="preserve">, one calculates </w:t>
      </w:r>
      <w:r w:rsidR="003E4BE4" w:rsidRPr="00C6663E">
        <w:rPr>
          <w:rFonts w:ascii="Arial" w:hAnsi="Arial" w:cs="Arial"/>
          <w:i/>
        </w:rPr>
        <w:t>ϵ</w:t>
      </w:r>
      <w:proofErr w:type="spellStart"/>
      <w:r w:rsidR="003E4BE4" w:rsidRPr="00C6663E">
        <w:rPr>
          <w:rFonts w:ascii="Arial" w:hAnsi="Arial" w:cs="Arial"/>
          <w:i/>
          <w:vertAlign w:val="subscript"/>
        </w:rPr>
        <w:t>i</w:t>
      </w:r>
      <w:proofErr w:type="spellEnd"/>
      <w:r w:rsidR="003E4BE4" w:rsidRPr="009E0534">
        <w:rPr>
          <w:rFonts w:ascii="Arial" w:hAnsi="Arial" w:cs="Arial"/>
        </w:rPr>
        <w:t xml:space="preserve"> which is the slope divided by the intercept which is a normalization factor at </w:t>
      </w:r>
      <w:r w:rsidR="003E4BE4">
        <w:rPr>
          <w:rFonts w:ascii="Arial" w:hAnsi="Arial" w:cs="Arial"/>
        </w:rPr>
        <w:t xml:space="preserve">the initial </w:t>
      </w:r>
      <w:r w:rsidR="003E4BE4" w:rsidRPr="009E0534">
        <w:rPr>
          <w:rFonts w:ascii="Arial" w:hAnsi="Arial" w:cs="Arial"/>
        </w:rPr>
        <w:t xml:space="preserve">time </w:t>
      </w:r>
      <w:r w:rsidR="003E4BE4">
        <w:rPr>
          <w:rFonts w:ascii="Arial" w:hAnsi="Arial" w:cs="Arial"/>
        </w:rPr>
        <w:t>point</w:t>
      </w:r>
      <w:r w:rsidR="003E4BE4" w:rsidRPr="009E0534">
        <w:rPr>
          <w:rFonts w:ascii="Arial" w:hAnsi="Arial" w:cs="Arial"/>
        </w:rPr>
        <w:t xml:space="preserve">. Then, together with a known metabolic network for the stoichiometry matrix, </w:t>
      </w:r>
      <w:r w:rsidR="003E4BE4" w:rsidRPr="00CC523D">
        <w:rPr>
          <w:rFonts w:ascii="Arial" w:hAnsi="Arial" w:cs="Arial"/>
          <w:b/>
          <w:i/>
        </w:rPr>
        <w:t>S</w:t>
      </w:r>
      <w:r w:rsidR="003E4BE4" w:rsidRPr="009E0534">
        <w:rPr>
          <w:rFonts w:ascii="Arial" w:hAnsi="Arial" w:cs="Arial"/>
        </w:rPr>
        <w:t xml:space="preserve">, and by introducing flux activity coefficients, </w:t>
      </w:r>
      <w:r w:rsidR="003E4BE4" w:rsidRPr="003256EA">
        <w:rPr>
          <w:rFonts w:ascii="Arial" w:hAnsi="Arial" w:cs="Arial"/>
          <w:b/>
          <w:i/>
        </w:rPr>
        <w:t>α</w:t>
      </w:r>
      <w:r w:rsidR="003E4BE4">
        <w:rPr>
          <w:rFonts w:ascii="Arial" w:hAnsi="Arial" w:cs="Arial"/>
        </w:rPr>
        <w:t xml:space="preserve"> and </w:t>
      </w:r>
      <w:r w:rsidR="003E4BE4" w:rsidRPr="003256EA">
        <w:rPr>
          <w:rFonts w:ascii="Arial" w:hAnsi="Arial" w:cs="Arial"/>
          <w:b/>
          <w:i/>
        </w:rPr>
        <w:t>β</w:t>
      </w:r>
      <w:r w:rsidR="003E4BE4" w:rsidRPr="009E0534">
        <w:rPr>
          <w:rFonts w:ascii="Arial" w:hAnsi="Arial" w:cs="Arial"/>
        </w:rPr>
        <w:t xml:space="preserve">, the DFA equation becomes a modified version of the conventional FBA: </w:t>
      </w:r>
      <w:proofErr w:type="spellStart"/>
      <w:r w:rsidR="003E4BE4" w:rsidRPr="00DA5522">
        <w:rPr>
          <w:rFonts w:ascii="Arial" w:hAnsi="Arial" w:cs="Arial"/>
          <w:b/>
          <w:i/>
        </w:rPr>
        <w:t>S</w:t>
      </w:r>
      <w:r w:rsidR="003E4BE4">
        <w:rPr>
          <w:rFonts w:ascii="Arial" w:hAnsi="Arial" w:cs="Arial"/>
          <w:b/>
          <w:i/>
        </w:rPr>
        <w:t>•</w:t>
      </w:r>
      <w:r w:rsidR="003E4BE4" w:rsidRPr="00DA5522">
        <w:rPr>
          <w:rFonts w:ascii="Arial" w:hAnsi="Arial" w:cs="Arial"/>
          <w:b/>
          <w:i/>
        </w:rPr>
        <w:t>v</w:t>
      </w:r>
      <w:proofErr w:type="spellEnd"/>
      <w:r w:rsidR="003E4BE4">
        <w:rPr>
          <w:rFonts w:ascii="Arial" w:hAnsi="Arial" w:cs="Arial"/>
        </w:rPr>
        <w:t xml:space="preserve"> </w:t>
      </w:r>
      <w:r w:rsidR="003E4BE4" w:rsidRPr="009E0534">
        <w:rPr>
          <w:rFonts w:ascii="Arial" w:hAnsi="Arial" w:cs="Arial"/>
        </w:rPr>
        <w:t xml:space="preserve">+ </w:t>
      </w:r>
      <w:r w:rsidR="003E4BE4" w:rsidRPr="003256EA">
        <w:rPr>
          <w:rFonts w:ascii="Arial" w:hAnsi="Arial" w:cs="Arial"/>
          <w:b/>
          <w:i/>
        </w:rPr>
        <w:t>α</w:t>
      </w:r>
      <w:r w:rsidR="003E4BE4" w:rsidRPr="009E0534">
        <w:rPr>
          <w:rFonts w:ascii="Arial" w:hAnsi="Arial" w:cs="Arial"/>
        </w:rPr>
        <w:t xml:space="preserve"> - </w:t>
      </w:r>
      <w:r w:rsidR="003E4BE4" w:rsidRPr="003256EA">
        <w:rPr>
          <w:rFonts w:ascii="Arial" w:hAnsi="Arial" w:cs="Arial"/>
          <w:b/>
          <w:i/>
        </w:rPr>
        <w:t>β</w:t>
      </w:r>
      <w:r w:rsidR="003E4BE4" w:rsidRPr="009E0534">
        <w:rPr>
          <w:rFonts w:ascii="Arial" w:hAnsi="Arial" w:cs="Arial"/>
        </w:rPr>
        <w:t xml:space="preserve"> = </w:t>
      </w:r>
      <w:r w:rsidR="003E4BE4" w:rsidRPr="003256EA">
        <w:rPr>
          <w:rFonts w:ascii="Arial" w:hAnsi="Arial" w:cs="Arial"/>
          <w:b/>
          <w:i/>
        </w:rPr>
        <w:t>ϵ</w:t>
      </w:r>
      <w:r w:rsidR="003E4BE4" w:rsidRPr="009E0534">
        <w:rPr>
          <w:rFonts w:ascii="Arial" w:hAnsi="Arial" w:cs="Arial"/>
        </w:rPr>
        <w:t xml:space="preserve">. </w:t>
      </w:r>
      <w:r w:rsidR="003E4BE4" w:rsidRPr="003256EA">
        <w:rPr>
          <w:rFonts w:ascii="Arial" w:hAnsi="Arial" w:cs="Arial"/>
          <w:b/>
          <w:i/>
        </w:rPr>
        <w:t>α</w:t>
      </w:r>
      <w:r w:rsidR="003E4BE4" w:rsidRPr="009E0534">
        <w:rPr>
          <w:rFonts w:ascii="Arial" w:hAnsi="Arial" w:cs="Arial"/>
        </w:rPr>
        <w:t xml:space="preserve"> and </w:t>
      </w:r>
      <w:r w:rsidR="003E4BE4" w:rsidRPr="003256EA">
        <w:rPr>
          <w:rFonts w:ascii="Arial" w:hAnsi="Arial" w:cs="Arial"/>
          <w:b/>
          <w:i/>
        </w:rPr>
        <w:t>β</w:t>
      </w:r>
      <w:r w:rsidR="003E4BE4" w:rsidRPr="009E0534">
        <w:rPr>
          <w:rFonts w:ascii="Arial" w:hAnsi="Arial" w:cs="Arial"/>
        </w:rPr>
        <w:t xml:space="preserve"> are both positive values. This equation is then solved by minimizing </w:t>
      </w:r>
      <w:r w:rsidR="003E4BE4" w:rsidRPr="003256EA">
        <w:rPr>
          <w:rFonts w:ascii="Arial" w:hAnsi="Arial" w:cs="Arial"/>
          <w:b/>
          <w:i/>
        </w:rPr>
        <w:t>α</w:t>
      </w:r>
      <w:r w:rsidR="003E4BE4" w:rsidRPr="009E0534">
        <w:rPr>
          <w:rFonts w:ascii="Arial" w:hAnsi="Arial" w:cs="Arial"/>
        </w:rPr>
        <w:t xml:space="preserve"> + </w:t>
      </w:r>
      <w:r w:rsidR="003E4BE4" w:rsidRPr="003256EA">
        <w:rPr>
          <w:rFonts w:ascii="Arial" w:hAnsi="Arial" w:cs="Arial"/>
          <w:b/>
          <w:i/>
        </w:rPr>
        <w:t>β</w:t>
      </w:r>
      <w:r w:rsidR="003E4BE4" w:rsidRPr="009E0534">
        <w:rPr>
          <w:rFonts w:ascii="Arial" w:hAnsi="Arial" w:cs="Arial"/>
        </w:rPr>
        <w:t xml:space="preserve"> and maximizing the biomass objective function</w:t>
      </w:r>
      <w:r w:rsidR="003E4BE4">
        <w:rPr>
          <w:rFonts w:ascii="Arial" w:hAnsi="Arial" w:cs="Arial"/>
        </w:rPr>
        <w:t>, yielding a</w:t>
      </w:r>
      <w:r w:rsidR="003E4BE4" w:rsidRPr="009E0534">
        <w:rPr>
          <w:rFonts w:ascii="Arial" w:hAnsi="Arial" w:cs="Arial"/>
        </w:rPr>
        <w:t xml:space="preserve"> flux vector or distribution of all reactions</w:t>
      </w:r>
      <w:r w:rsidR="003E4BE4">
        <w:rPr>
          <w:rFonts w:ascii="Arial" w:hAnsi="Arial" w:cs="Arial"/>
        </w:rPr>
        <w:t xml:space="preserve"> for time-course data</w:t>
      </w:r>
      <w:r w:rsidR="003E4BE4" w:rsidRPr="009E0534">
        <w:rPr>
          <w:rFonts w:ascii="Arial" w:hAnsi="Arial" w:cs="Arial"/>
        </w:rPr>
        <w:t xml:space="preserve">. </w:t>
      </w:r>
      <w:r w:rsidR="00302537">
        <w:rPr>
          <w:rFonts w:ascii="Arial" w:hAnsi="Arial" w:cs="Arial"/>
        </w:rPr>
        <w:t xml:space="preserve">For validating the CAROM model, the fluxes from the G0 phase </w:t>
      </w:r>
      <w:commentRangeStart w:id="24"/>
      <w:proofErr w:type="gramStart"/>
      <w:r w:rsidR="00302537">
        <w:rPr>
          <w:rFonts w:ascii="Arial" w:hAnsi="Arial" w:cs="Arial"/>
        </w:rPr>
        <w:t>was</w:t>
      </w:r>
      <w:commentRangeEnd w:id="24"/>
      <w:proofErr w:type="gramEnd"/>
      <w:r w:rsidR="00CF2A59">
        <w:rPr>
          <w:rStyle w:val="CommentReference"/>
        </w:rPr>
        <w:commentReference w:id="24"/>
      </w:r>
      <w:r w:rsidR="00302537">
        <w:rPr>
          <w:rFonts w:ascii="Arial" w:hAnsi="Arial" w:cs="Arial"/>
        </w:rPr>
        <w:t xml:space="preserve"> used in the training set and the remaining phases were used for testing. </w:t>
      </w:r>
      <w:r w:rsidR="008C1A08">
        <w:rPr>
          <w:rFonts w:ascii="Arial" w:hAnsi="Arial" w:cs="Arial"/>
        </w:rPr>
        <w:t xml:space="preserve">This analysis was repeated by </w:t>
      </w:r>
      <w:r w:rsidR="00302537" w:rsidRPr="00302537">
        <w:rPr>
          <w:rFonts w:ascii="Arial" w:hAnsi="Arial" w:cs="Arial"/>
        </w:rPr>
        <w:t xml:space="preserve">training on different phases of the cell cycle. </w:t>
      </w:r>
      <w:r w:rsidR="004F109C">
        <w:rPr>
          <w:rFonts w:ascii="Arial" w:hAnsi="Arial" w:cs="Arial"/>
        </w:rPr>
        <w:t xml:space="preserve">The accuracy from the </w:t>
      </w:r>
      <w:r w:rsidR="004F109C" w:rsidRPr="004F109C">
        <w:rPr>
          <w:rFonts w:ascii="Arial" w:hAnsi="Arial" w:cs="Arial"/>
        </w:rPr>
        <w:t>S and G2</w:t>
      </w:r>
      <w:r w:rsidR="004F109C">
        <w:rPr>
          <w:rFonts w:ascii="Arial" w:hAnsi="Arial" w:cs="Arial"/>
        </w:rPr>
        <w:t xml:space="preserve"> phases was lower compared to training on G0 suggesting </w:t>
      </w:r>
      <w:r w:rsidR="00302537" w:rsidRPr="00302537">
        <w:rPr>
          <w:rFonts w:ascii="Arial" w:hAnsi="Arial" w:cs="Arial"/>
        </w:rPr>
        <w:t>that S and G2 conditions have a distinct phosphorylation pattern from the remaining conditions</w:t>
      </w:r>
      <w:r w:rsidR="00D166B7">
        <w:rPr>
          <w:rFonts w:ascii="Arial" w:hAnsi="Arial" w:cs="Arial"/>
        </w:rPr>
        <w:t xml:space="preserve"> (S. Figure </w:t>
      </w:r>
      <w:r w:rsidR="00B000D9">
        <w:rPr>
          <w:rFonts w:ascii="Arial" w:hAnsi="Arial" w:cs="Arial"/>
        </w:rPr>
        <w:t>20</w:t>
      </w:r>
      <w:r w:rsidR="00D166B7">
        <w:rPr>
          <w:rFonts w:ascii="Arial" w:hAnsi="Arial" w:cs="Arial"/>
        </w:rPr>
        <w:t>)</w:t>
      </w:r>
      <w:r w:rsidR="00302537" w:rsidRPr="00302537">
        <w:rPr>
          <w:rFonts w:ascii="Arial" w:hAnsi="Arial" w:cs="Arial"/>
        </w:rPr>
        <w:t>.</w:t>
      </w:r>
    </w:p>
    <w:p w14:paraId="4CD153CF" w14:textId="77777777" w:rsidR="00F71851" w:rsidRPr="0071079F" w:rsidRDefault="00F71851" w:rsidP="00F71851">
      <w:pPr>
        <w:rPr>
          <w:rFonts w:ascii="Arial" w:hAnsi="Arial" w:cs="Arial"/>
        </w:rPr>
      </w:pPr>
      <w:r w:rsidRPr="00FF74F7">
        <w:rPr>
          <w:rFonts w:ascii="Arial" w:hAnsi="Arial" w:cs="Arial"/>
        </w:rPr>
        <w:t>The comparative analysis of target properties was done using gene-reaction pairs rather than genes or reactions alone</w:t>
      </w:r>
      <w:r>
        <w:rPr>
          <w:rFonts w:ascii="Arial" w:hAnsi="Arial" w:cs="Arial"/>
        </w:rPr>
        <w:t>.</w:t>
      </w:r>
      <w:r w:rsidRPr="00FF74F7">
        <w:rPr>
          <w:rFonts w:ascii="Arial" w:hAnsi="Arial" w:cs="Arial"/>
        </w:rPr>
        <w:t xml:space="preserve"> </w:t>
      </w:r>
      <w:r>
        <w:rPr>
          <w:rFonts w:ascii="Arial" w:hAnsi="Arial" w:cs="Arial"/>
        </w:rPr>
        <w:t>T</w:t>
      </w:r>
      <w:r w:rsidRPr="00FF74F7">
        <w:rPr>
          <w:rFonts w:ascii="Arial" w:hAnsi="Arial" w:cs="Arial"/>
        </w:rPr>
        <w:t>he gene-reaction pairs accounts for regulation involving all possible combinations of genes and associated reaction</w:t>
      </w:r>
      <w:r>
        <w:rPr>
          <w:rFonts w:ascii="Arial" w:hAnsi="Arial" w:cs="Arial"/>
        </w:rPr>
        <w:t>. This</w:t>
      </w:r>
      <w:r w:rsidRPr="00FF74F7">
        <w:rPr>
          <w:rFonts w:ascii="Arial" w:hAnsi="Arial" w:cs="Arial"/>
        </w:rPr>
        <w:t xml:space="preserve"> includ</w:t>
      </w:r>
      <w:r>
        <w:rPr>
          <w:rFonts w:ascii="Arial" w:hAnsi="Arial" w:cs="Arial"/>
        </w:rPr>
        <w:t>es</w:t>
      </w:r>
      <w:r w:rsidRPr="00FF74F7">
        <w:rPr>
          <w:rFonts w:ascii="Arial" w:hAnsi="Arial" w:cs="Arial"/>
        </w:rPr>
        <w:t xml:space="preserve"> isozymes that may involve different genes but the same reaction</w:t>
      </w:r>
      <w:r>
        <w:rPr>
          <w:rFonts w:ascii="Arial" w:hAnsi="Arial" w:cs="Arial"/>
        </w:rPr>
        <w:t>,</w:t>
      </w:r>
      <w:r w:rsidRPr="00FF74F7">
        <w:rPr>
          <w:rFonts w:ascii="Arial" w:hAnsi="Arial" w:cs="Arial"/>
        </w:rPr>
        <w:t xml:space="preserve"> or multi-functional enzymes involving same the gene associated with different reactions. For example, the 910 genes and 2310 gene-associated reactions resulted in 3375 unique gene-reaction pairs in yeast.</w:t>
      </w:r>
    </w:p>
    <w:p w14:paraId="7C47E0AD" w14:textId="0656AE15" w:rsidR="00FF74F7" w:rsidRPr="00FF74F7" w:rsidRDefault="00FF74F7" w:rsidP="00CD7D0B">
      <w:pPr>
        <w:rPr>
          <w:rFonts w:ascii="Arial" w:hAnsi="Arial" w:cs="Arial"/>
          <w:b/>
          <w:bCs/>
        </w:rPr>
      </w:pPr>
      <w:r w:rsidRPr="00FF74F7">
        <w:rPr>
          <w:rFonts w:ascii="Arial" w:hAnsi="Arial" w:cs="Arial"/>
          <w:b/>
          <w:bCs/>
        </w:rPr>
        <w:t>Statistical analysis</w:t>
      </w:r>
    </w:p>
    <w:p w14:paraId="2B51B508" w14:textId="745AB1F1" w:rsidR="00835EDE" w:rsidRDefault="00835EDE" w:rsidP="00835EDE">
      <w:pPr>
        <w:rPr>
          <w:rFonts w:ascii="Arial" w:hAnsi="Arial" w:cs="Arial"/>
        </w:rPr>
      </w:pPr>
      <w:r w:rsidRPr="0071079F">
        <w:rPr>
          <w:rFonts w:ascii="Arial" w:hAnsi="Arial" w:cs="Arial"/>
        </w:rPr>
        <w:t xml:space="preserve">All statistical tests were performed using MATLAB. Significance of overlap between lists was estimated using the hypergeometric test. Significance of the differences in target properties between </w:t>
      </w:r>
      <w:r w:rsidR="00E641A3">
        <w:rPr>
          <w:rFonts w:ascii="Arial" w:hAnsi="Arial" w:cs="Arial"/>
        </w:rPr>
        <w:t xml:space="preserve">regulatory </w:t>
      </w:r>
      <w:r w:rsidRPr="0071079F">
        <w:rPr>
          <w:rFonts w:ascii="Arial" w:hAnsi="Arial" w:cs="Arial"/>
        </w:rPr>
        <w:t xml:space="preserve">mechanisms were determined using ANOVA, the non-parametric Kruskal-Wallis test, and after multiple hypothesis correction (S. Table 8). </w:t>
      </w:r>
    </w:p>
    <w:p w14:paraId="59FF40B5" w14:textId="7B0A5361" w:rsidR="0005737B" w:rsidRPr="000263F2" w:rsidRDefault="0005737B" w:rsidP="009A742F">
      <w:pPr>
        <w:suppressLineNumbers/>
        <w:rPr>
          <w:rFonts w:ascii="Arial" w:hAnsi="Arial" w:cs="Arial"/>
          <w:b/>
          <w:bCs/>
        </w:rPr>
      </w:pPr>
      <w:r w:rsidRPr="000263F2">
        <w:rPr>
          <w:rFonts w:ascii="Arial" w:hAnsi="Arial" w:cs="Arial"/>
          <w:b/>
          <w:bCs/>
        </w:rPr>
        <w:t xml:space="preserve">Machine learning </w:t>
      </w:r>
    </w:p>
    <w:p w14:paraId="52EC4F65" w14:textId="21804D4E" w:rsidR="00344EC2" w:rsidRDefault="00344EC2" w:rsidP="00344EC2">
      <w:pPr>
        <w:rPr>
          <w:rFonts w:ascii="Arial" w:hAnsi="Arial" w:cs="Arial"/>
        </w:rPr>
      </w:pPr>
      <w:r w:rsidRPr="003B3AED">
        <w:rPr>
          <w:rFonts w:ascii="Arial" w:hAnsi="Arial" w:cs="Arial"/>
        </w:rPr>
        <w:t>The CAROM-ML model was built using the XGBoost package in Python. XGBoost is a gradient boosting algorithm that uses decision trees as its weak learners</w:t>
      </w:r>
      <w:r w:rsidR="00F71851">
        <w:rPr>
          <w:rFonts w:ascii="Arial" w:hAnsi="Arial" w:cs="Arial"/>
        </w:rPr>
        <w:t xml:space="preserve"> </w:t>
      </w:r>
      <w:r w:rsidR="00F71851">
        <w:rPr>
          <w:rFonts w:ascii="Arial" w:hAnsi="Arial" w:cs="Arial"/>
        </w:rPr>
        <w:fldChar w:fldCharType="begin" w:fldLock="1"/>
      </w:r>
      <w:r w:rsidR="00C0497F">
        <w:rPr>
          <w:rFonts w:ascii="Arial" w:hAnsi="Arial" w:cs="Arial"/>
        </w:rPr>
        <w:instrText>ADDIN CSL_CITATION {"citationItems":[{"id":"ITEM-1","itemData":{"DOI":"10.1145/2939672.2939785","ISBN":"9781450342322","abstract":"Tree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author":[{"dropping-particle":"","family":"Chen","given":"Tianqi","non-dropping-particle":"","parse-names":false,"suffix":""},{"dropping-particle":"","family":"Guestrin","given":"Carlos","non-dropping-particle":"","parse-names":false,"suffix":""}],"container-title":"Proceedings of the ACM SIGKDD International Conference on Knowledge Discovery and Data Mining","id":"ITEM-1","issued":{"date-parts":[["2016"]]},"title":"XGBoost: A scalable tree boosting system","type":"paper-conference"},"uris":["http://www.mendeley.com/documents/?uuid=c20ce297-baaf-4151-9f49-e88e1ad44e7d"]}],"mendeley":{"formattedCitation":"[49]","plainTextFormattedCitation":"[49]","previouslyFormattedCitation":"[49]"},"properties":{"noteIndex":0},"schema":"https://github.com/citation-style-language/schema/raw/master/csl-citation.json"}</w:instrText>
      </w:r>
      <w:r w:rsidR="00F71851">
        <w:rPr>
          <w:rFonts w:ascii="Arial" w:hAnsi="Arial" w:cs="Arial"/>
        </w:rPr>
        <w:fldChar w:fldCharType="separate"/>
      </w:r>
      <w:r w:rsidR="003007AB" w:rsidRPr="003007AB">
        <w:rPr>
          <w:rFonts w:ascii="Arial" w:hAnsi="Arial" w:cs="Arial"/>
          <w:noProof/>
        </w:rPr>
        <w:t>[49]</w:t>
      </w:r>
      <w:r w:rsidR="00F71851">
        <w:rPr>
          <w:rFonts w:ascii="Arial" w:hAnsi="Arial" w:cs="Arial"/>
        </w:rPr>
        <w:fldChar w:fldCharType="end"/>
      </w:r>
      <w:r w:rsidRPr="003B3AED">
        <w:rPr>
          <w:rFonts w:ascii="Arial" w:hAnsi="Arial" w:cs="Arial"/>
        </w:rPr>
        <w:t>. Unlike bagging algorithms, such as random forest, which train their learners independently in parallel, boosting algorithms train their predictors sequentially. Each weak learner uses gradient descent to minimize the error of the previous learner. XGBoost is unique among boosted algorithms due to its speed and regularization abilities, which help prevent over-fitting.</w:t>
      </w:r>
    </w:p>
    <w:p w14:paraId="6795F350" w14:textId="0C93152E" w:rsidR="007D63CC" w:rsidRDefault="00861D7D" w:rsidP="007D63CC">
      <w:pPr>
        <w:rPr>
          <w:rFonts w:ascii="Arial" w:hAnsi="Arial" w:cs="Arial"/>
        </w:rPr>
      </w:pPr>
      <w:r>
        <w:rPr>
          <w:rFonts w:ascii="Arial" w:hAnsi="Arial" w:cs="Arial"/>
        </w:rPr>
        <w:t>W</w:t>
      </w:r>
      <w:r w:rsidRPr="003B3AED">
        <w:rPr>
          <w:rFonts w:ascii="Arial" w:hAnsi="Arial" w:cs="Arial"/>
        </w:rPr>
        <w:t xml:space="preserve">e used </w:t>
      </w:r>
      <w:r>
        <w:rPr>
          <w:rFonts w:ascii="Arial" w:hAnsi="Arial" w:cs="Arial"/>
        </w:rPr>
        <w:t>a r</w:t>
      </w:r>
      <w:r w:rsidRPr="003B3AED">
        <w:rPr>
          <w:rFonts w:ascii="Arial" w:hAnsi="Arial" w:cs="Arial"/>
        </w:rPr>
        <w:t>andomized</w:t>
      </w:r>
      <w:r>
        <w:rPr>
          <w:rFonts w:ascii="Arial" w:hAnsi="Arial" w:cs="Arial"/>
        </w:rPr>
        <w:t xml:space="preserve"> s</w:t>
      </w:r>
      <w:r w:rsidRPr="003B3AED">
        <w:rPr>
          <w:rFonts w:ascii="Arial" w:hAnsi="Arial" w:cs="Arial"/>
        </w:rPr>
        <w:t xml:space="preserve">earch </w:t>
      </w:r>
      <w:r>
        <w:rPr>
          <w:rFonts w:ascii="Arial" w:hAnsi="Arial" w:cs="Arial"/>
        </w:rPr>
        <w:t xml:space="preserve">with an internal cross validation in </w:t>
      </w:r>
      <w:commentRangeStart w:id="25"/>
      <w:r>
        <w:rPr>
          <w:rFonts w:ascii="Arial" w:hAnsi="Arial" w:cs="Arial"/>
        </w:rPr>
        <w:t>training</w:t>
      </w:r>
      <w:commentRangeEnd w:id="25"/>
      <w:r w:rsidR="00A42A76">
        <w:rPr>
          <w:rStyle w:val="CommentReference"/>
        </w:rPr>
        <w:commentReference w:id="25"/>
      </w:r>
      <w:r>
        <w:rPr>
          <w:rFonts w:ascii="Arial" w:hAnsi="Arial" w:cs="Arial"/>
        </w:rPr>
        <w:t xml:space="preserve"> set </w:t>
      </w:r>
      <w:r w:rsidRPr="003B3AED">
        <w:rPr>
          <w:rFonts w:ascii="Arial" w:hAnsi="Arial" w:cs="Arial"/>
        </w:rPr>
        <w:t xml:space="preserve">to tune hyperparameters. A stratified split was employed to ensure the class balance was preserved between the training and test sets. To measure the model robustness and generalization, we performed 5-fold cross-validation on the training set. The hyperparameters were re-tuned on each iteration. </w:t>
      </w:r>
      <w:r w:rsidRPr="00A42A76">
        <w:rPr>
          <w:rFonts w:ascii="Arial" w:hAnsi="Arial" w:cs="Arial"/>
          <w:highlight w:val="yellow"/>
          <w:rPrChange w:id="26" w:author="Smith, Kirk" w:date="2021-04-07T17:32:00Z">
            <w:rPr>
              <w:rFonts w:ascii="Arial" w:hAnsi="Arial" w:cs="Arial"/>
            </w:rPr>
          </w:rPrChange>
        </w:rPr>
        <w:t>The hyperparameters from the fold with the best performance were then used to train a model on the entire training set</w:t>
      </w:r>
      <w:ins w:id="27" w:author="Smith, Kirk" w:date="2021-04-07T17:30:00Z">
        <w:r w:rsidR="00A42A76" w:rsidRPr="00A42A76">
          <w:rPr>
            <w:rFonts w:ascii="Arial" w:hAnsi="Arial" w:cs="Arial"/>
            <w:highlight w:val="yellow"/>
            <w:rPrChange w:id="28" w:author="Smith, Kirk" w:date="2021-04-07T17:32:00Z">
              <w:rPr>
                <w:rFonts w:ascii="Arial" w:hAnsi="Arial" w:cs="Arial"/>
              </w:rPr>
            </w:rPrChange>
          </w:rPr>
          <w:t xml:space="preserve">. In addition to evaluating the </w:t>
        </w:r>
      </w:ins>
      <w:ins w:id="29" w:author="Smith, Kirk" w:date="2021-04-07T17:31:00Z">
        <w:r w:rsidR="00A42A76" w:rsidRPr="00A42A76">
          <w:rPr>
            <w:rFonts w:ascii="Arial" w:hAnsi="Arial" w:cs="Arial"/>
            <w:highlight w:val="yellow"/>
            <w:rPrChange w:id="30" w:author="Smith, Kirk" w:date="2021-04-07T17:32:00Z">
              <w:rPr>
                <w:rFonts w:ascii="Arial" w:hAnsi="Arial" w:cs="Arial"/>
              </w:rPr>
            </w:rPrChange>
          </w:rPr>
          <w:t xml:space="preserve">ML model accuracy via cross-validation, we </w:t>
        </w:r>
      </w:ins>
      <w:del w:id="31" w:author="Smith, Kirk" w:date="2021-04-07T17:31:00Z">
        <w:r w:rsidRPr="00A42A76" w:rsidDel="00A42A76">
          <w:rPr>
            <w:rFonts w:ascii="Arial" w:hAnsi="Arial" w:cs="Arial"/>
            <w:highlight w:val="yellow"/>
            <w:rPrChange w:id="32" w:author="Smith, Kirk" w:date="2021-04-07T17:32:00Z">
              <w:rPr>
                <w:rFonts w:ascii="Arial" w:hAnsi="Arial" w:cs="Arial"/>
              </w:rPr>
            </w:rPrChange>
          </w:rPr>
          <w:delText xml:space="preserve"> and predict the observations in the test set.</w:delText>
        </w:r>
        <w:r w:rsidR="007D63CC" w:rsidRPr="00A42A76" w:rsidDel="00A42A76">
          <w:rPr>
            <w:rFonts w:ascii="Arial" w:hAnsi="Arial" w:cs="Arial"/>
            <w:highlight w:val="yellow"/>
            <w:rPrChange w:id="33" w:author="Smith, Kirk" w:date="2021-04-07T17:32:00Z">
              <w:rPr>
                <w:rFonts w:ascii="Arial" w:hAnsi="Arial" w:cs="Arial"/>
              </w:rPr>
            </w:rPrChange>
          </w:rPr>
          <w:delText xml:space="preserve"> </w:delText>
        </w:r>
        <w:commentRangeStart w:id="34"/>
        <w:r w:rsidR="007D63CC" w:rsidRPr="00A42A76" w:rsidDel="00A42A76">
          <w:rPr>
            <w:rFonts w:ascii="Arial" w:hAnsi="Arial" w:cs="Arial"/>
            <w:highlight w:val="yellow"/>
            <w:rPrChange w:id="35" w:author="Smith, Kirk" w:date="2021-04-07T17:32:00Z">
              <w:rPr>
                <w:rFonts w:ascii="Arial" w:hAnsi="Arial" w:cs="Arial"/>
              </w:rPr>
            </w:rPrChange>
          </w:rPr>
          <w:delText xml:space="preserve">We evaluated the ML model accuracy using </w:delText>
        </w:r>
      </w:del>
      <w:del w:id="36" w:author="Smith, Kirk" w:date="2021-04-07T17:28:00Z">
        <w:r w:rsidR="007D63CC" w:rsidRPr="00A42A76" w:rsidDel="00A42A76">
          <w:rPr>
            <w:rFonts w:ascii="Arial" w:hAnsi="Arial" w:cs="Arial"/>
            <w:highlight w:val="yellow"/>
            <w:rPrChange w:id="37" w:author="Smith, Kirk" w:date="2021-04-07T17:32:00Z">
              <w:rPr>
                <w:rFonts w:ascii="Arial" w:hAnsi="Arial" w:cs="Arial"/>
              </w:rPr>
            </w:rPrChange>
          </w:rPr>
          <w:delText xml:space="preserve">hold out and </w:delText>
        </w:r>
      </w:del>
      <w:del w:id="38" w:author="Smith, Kirk" w:date="2021-04-07T17:31:00Z">
        <w:r w:rsidR="007D63CC" w:rsidRPr="00A42A76" w:rsidDel="00A42A76">
          <w:rPr>
            <w:rFonts w:ascii="Arial" w:hAnsi="Arial" w:cs="Arial"/>
            <w:highlight w:val="yellow"/>
            <w:rPrChange w:id="39" w:author="Smith, Kirk" w:date="2021-04-07T17:32:00Z">
              <w:rPr>
                <w:rFonts w:ascii="Arial" w:hAnsi="Arial" w:cs="Arial"/>
              </w:rPr>
            </w:rPrChange>
          </w:rPr>
          <w:delText>cross validation analysis</w:delText>
        </w:r>
        <w:commentRangeEnd w:id="34"/>
        <w:r w:rsidR="00CF2A59" w:rsidRPr="00A42A76" w:rsidDel="00A42A76">
          <w:rPr>
            <w:rStyle w:val="CommentReference"/>
            <w:highlight w:val="yellow"/>
            <w:rPrChange w:id="40" w:author="Smith, Kirk" w:date="2021-04-07T17:32:00Z">
              <w:rPr>
                <w:rStyle w:val="CommentReference"/>
              </w:rPr>
            </w:rPrChange>
          </w:rPr>
          <w:commentReference w:id="34"/>
        </w:r>
        <w:r w:rsidR="00677D5B" w:rsidRPr="00A42A76" w:rsidDel="00A42A76">
          <w:rPr>
            <w:rFonts w:ascii="Arial" w:hAnsi="Arial" w:cs="Arial"/>
            <w:highlight w:val="yellow"/>
            <w:rPrChange w:id="41" w:author="Smith, Kirk" w:date="2021-04-07T17:32:00Z">
              <w:rPr>
                <w:rFonts w:ascii="Arial" w:hAnsi="Arial" w:cs="Arial"/>
              </w:rPr>
            </w:rPrChange>
          </w:rPr>
          <w:delText>.</w:delText>
        </w:r>
        <w:r w:rsidR="007D63CC" w:rsidRPr="00A42A76" w:rsidDel="00A42A76">
          <w:rPr>
            <w:rFonts w:ascii="Arial" w:hAnsi="Arial" w:cs="Arial"/>
            <w:highlight w:val="yellow"/>
            <w:rPrChange w:id="42" w:author="Smith, Kirk" w:date="2021-04-07T17:32:00Z">
              <w:rPr>
                <w:rFonts w:ascii="Arial" w:hAnsi="Arial" w:cs="Arial"/>
              </w:rPr>
            </w:rPrChange>
          </w:rPr>
          <w:delText xml:space="preserve"> To </w:delText>
        </w:r>
      </w:del>
      <w:r w:rsidR="007D63CC" w:rsidRPr="00A42A76">
        <w:rPr>
          <w:rFonts w:ascii="Arial" w:hAnsi="Arial" w:cs="Arial"/>
          <w:highlight w:val="yellow"/>
          <w:rPrChange w:id="43" w:author="Smith, Kirk" w:date="2021-04-07T17:32:00Z">
            <w:rPr>
              <w:rFonts w:ascii="Arial" w:hAnsi="Arial" w:cs="Arial"/>
            </w:rPr>
          </w:rPrChange>
        </w:rPr>
        <w:t>assess</w:t>
      </w:r>
      <w:ins w:id="44" w:author="Smith, Kirk" w:date="2021-04-07T17:31:00Z">
        <w:r w:rsidR="00A42A76" w:rsidRPr="00A42A76">
          <w:rPr>
            <w:rFonts w:ascii="Arial" w:hAnsi="Arial" w:cs="Arial"/>
            <w:highlight w:val="yellow"/>
            <w:rPrChange w:id="45" w:author="Smith, Kirk" w:date="2021-04-07T17:32:00Z">
              <w:rPr>
                <w:rFonts w:ascii="Arial" w:hAnsi="Arial" w:cs="Arial"/>
              </w:rPr>
            </w:rPrChange>
          </w:rPr>
          <w:t>ed the</w:t>
        </w:r>
      </w:ins>
      <w:r w:rsidR="007D63CC" w:rsidRPr="00A42A76">
        <w:rPr>
          <w:rFonts w:ascii="Arial" w:hAnsi="Arial" w:cs="Arial"/>
          <w:highlight w:val="yellow"/>
          <w:rPrChange w:id="46" w:author="Smith, Kirk" w:date="2021-04-07T17:32:00Z">
            <w:rPr>
              <w:rFonts w:ascii="Arial" w:hAnsi="Arial" w:cs="Arial"/>
            </w:rPr>
          </w:rPrChange>
        </w:rPr>
        <w:t xml:space="preserve"> predictive power in novel conditions</w:t>
      </w:r>
      <w:ins w:id="47" w:author="Smith, Kirk" w:date="2021-04-07T17:32:00Z">
        <w:r w:rsidR="00A42A76" w:rsidRPr="00A42A76">
          <w:rPr>
            <w:rFonts w:ascii="Arial" w:hAnsi="Arial" w:cs="Arial"/>
            <w:highlight w:val="yellow"/>
            <w:rPrChange w:id="48" w:author="Smith, Kirk" w:date="2021-04-07T17:32:00Z">
              <w:rPr>
                <w:rFonts w:ascii="Arial" w:hAnsi="Arial" w:cs="Arial"/>
              </w:rPr>
            </w:rPrChange>
          </w:rPr>
          <w:t xml:space="preserve">. This test set consisted of </w:t>
        </w:r>
      </w:ins>
      <w:del w:id="49" w:author="Smith, Kirk" w:date="2021-04-07T17:32:00Z">
        <w:r w:rsidR="007D63CC" w:rsidRPr="00A42A76" w:rsidDel="00A42A76">
          <w:rPr>
            <w:rFonts w:ascii="Arial" w:hAnsi="Arial" w:cs="Arial"/>
            <w:highlight w:val="yellow"/>
            <w:rPrChange w:id="50" w:author="Smith, Kirk" w:date="2021-04-07T17:32:00Z">
              <w:rPr>
                <w:rFonts w:ascii="Arial" w:hAnsi="Arial" w:cs="Arial"/>
              </w:rPr>
            </w:rPrChange>
          </w:rPr>
          <w:delText xml:space="preserve">, the model was also assessed using </w:delText>
        </w:r>
      </w:del>
      <w:r w:rsidR="007D63CC" w:rsidRPr="00A42A76">
        <w:rPr>
          <w:rFonts w:ascii="Arial" w:hAnsi="Arial" w:cs="Arial"/>
          <w:highlight w:val="yellow"/>
          <w:rPrChange w:id="51" w:author="Smith, Kirk" w:date="2021-04-07T17:32:00Z">
            <w:rPr>
              <w:rFonts w:ascii="Arial" w:hAnsi="Arial" w:cs="Arial"/>
            </w:rPr>
          </w:rPrChange>
        </w:rPr>
        <w:t xml:space="preserve">data from </w:t>
      </w:r>
      <w:ins w:id="52" w:author="Smith, Kirk" w:date="2021-04-07T17:29:00Z">
        <w:r w:rsidR="00A42A76" w:rsidRPr="00A42A76">
          <w:rPr>
            <w:rFonts w:ascii="Arial" w:hAnsi="Arial" w:cs="Arial"/>
            <w:highlight w:val="yellow"/>
            <w:rPrChange w:id="53" w:author="Smith, Kirk" w:date="2021-04-07T17:32:00Z">
              <w:rPr>
                <w:rFonts w:ascii="Arial" w:hAnsi="Arial" w:cs="Arial"/>
              </w:rPr>
            </w:rPrChange>
          </w:rPr>
          <w:t xml:space="preserve">the G1, </w:t>
        </w:r>
      </w:ins>
      <w:r w:rsidR="007D63CC" w:rsidRPr="00A42A76">
        <w:rPr>
          <w:rFonts w:ascii="Arial" w:hAnsi="Arial" w:cs="Arial"/>
          <w:highlight w:val="yellow"/>
          <w:rPrChange w:id="54" w:author="Smith, Kirk" w:date="2021-04-07T17:32:00Z">
            <w:rPr>
              <w:rFonts w:ascii="Arial" w:hAnsi="Arial" w:cs="Arial"/>
            </w:rPr>
          </w:rPrChange>
        </w:rPr>
        <w:t>G2 &amp; S phase conditions.</w:t>
      </w:r>
    </w:p>
    <w:p w14:paraId="2BCA1136" w14:textId="73FB0912" w:rsidR="00813911" w:rsidRDefault="000B4A2C" w:rsidP="00813911">
      <w:pPr>
        <w:rPr>
          <w:rFonts w:ascii="Arial" w:hAnsi="Arial" w:cs="Arial"/>
        </w:rPr>
      </w:pPr>
      <w:ins w:id="55" w:author="Smith, Kirk" w:date="2021-04-07T22:34:00Z">
        <w:r>
          <w:rPr>
            <w:rFonts w:ascii="Arial" w:hAnsi="Arial" w:cs="Arial"/>
            <w:highlight w:val="yellow"/>
          </w:rPr>
          <w:t>Prior to selecting XGBoost for the main model</w:t>
        </w:r>
      </w:ins>
      <w:ins w:id="56" w:author="Smith, Kirk" w:date="2021-04-07T22:24:00Z">
        <w:r w:rsidR="007A50C3">
          <w:rPr>
            <w:rFonts w:ascii="Arial" w:hAnsi="Arial" w:cs="Arial"/>
            <w:highlight w:val="yellow"/>
          </w:rPr>
          <w:t>, several</w:t>
        </w:r>
      </w:ins>
      <w:ins w:id="57" w:author="Smith, Kirk" w:date="2021-04-07T22:15:00Z">
        <w:r w:rsidR="007A50C3" w:rsidRPr="007A50C3">
          <w:rPr>
            <w:rFonts w:ascii="Arial" w:hAnsi="Arial" w:cs="Arial"/>
            <w:highlight w:val="yellow"/>
            <w:rPrChange w:id="58" w:author="Smith, Kirk" w:date="2021-04-07T22:24:00Z">
              <w:rPr>
                <w:rFonts w:ascii="Arial" w:hAnsi="Arial" w:cs="Arial"/>
              </w:rPr>
            </w:rPrChange>
          </w:rPr>
          <w:t xml:space="preserve"> other ML algorithms</w:t>
        </w:r>
      </w:ins>
      <w:ins w:id="59" w:author="Smith, Kirk" w:date="2021-04-07T22:24:00Z">
        <w:r w:rsidR="007A50C3">
          <w:rPr>
            <w:rFonts w:ascii="Arial" w:hAnsi="Arial" w:cs="Arial"/>
            <w:highlight w:val="yellow"/>
          </w:rPr>
          <w:t xml:space="preserve"> were tested</w:t>
        </w:r>
      </w:ins>
      <w:ins w:id="60" w:author="Smith, Kirk" w:date="2021-04-07T22:15:00Z">
        <w:r w:rsidR="007A50C3" w:rsidRPr="007A50C3">
          <w:rPr>
            <w:rFonts w:ascii="Arial" w:hAnsi="Arial" w:cs="Arial"/>
            <w:highlight w:val="yellow"/>
            <w:rPrChange w:id="61" w:author="Smith, Kirk" w:date="2021-04-07T22:24:00Z">
              <w:rPr>
                <w:rFonts w:ascii="Arial" w:hAnsi="Arial" w:cs="Arial"/>
              </w:rPr>
            </w:rPrChange>
          </w:rPr>
          <w:t xml:space="preserve"> </w:t>
        </w:r>
      </w:ins>
      <w:ins w:id="62" w:author="Smith, Kirk" w:date="2021-04-07T22:17:00Z">
        <w:r w:rsidR="007A50C3" w:rsidRPr="007A50C3">
          <w:rPr>
            <w:rFonts w:ascii="Arial" w:hAnsi="Arial" w:cs="Arial"/>
            <w:highlight w:val="yellow"/>
            <w:rPrChange w:id="63" w:author="Smith, Kirk" w:date="2021-04-07T22:24:00Z">
              <w:rPr>
                <w:rFonts w:ascii="Arial" w:hAnsi="Arial" w:cs="Arial"/>
              </w:rPr>
            </w:rPrChange>
          </w:rPr>
          <w:t>in Python</w:t>
        </w:r>
      </w:ins>
      <w:ins w:id="64" w:author="Smith, Kirk" w:date="2021-04-07T22:25:00Z">
        <w:r w:rsidR="00BA772C">
          <w:rPr>
            <w:rFonts w:ascii="Arial" w:hAnsi="Arial" w:cs="Arial"/>
            <w:highlight w:val="yellow"/>
          </w:rPr>
          <w:t>. Cross</w:t>
        </w:r>
      </w:ins>
      <w:ins w:id="65" w:author="Smith, Kirk" w:date="2021-04-07T22:16:00Z">
        <w:r w:rsidR="007A50C3" w:rsidRPr="007A50C3">
          <w:rPr>
            <w:rFonts w:ascii="Arial" w:hAnsi="Arial" w:cs="Arial"/>
            <w:highlight w:val="yellow"/>
            <w:rPrChange w:id="66" w:author="Smith, Kirk" w:date="2021-04-07T22:24:00Z">
              <w:rPr>
                <w:rFonts w:ascii="Arial" w:hAnsi="Arial" w:cs="Arial"/>
              </w:rPr>
            </w:rPrChange>
          </w:rPr>
          <w:t>-validation</w:t>
        </w:r>
      </w:ins>
      <w:ins w:id="67" w:author="Smith, Kirk" w:date="2021-04-07T22:25:00Z">
        <w:r w:rsidR="00BA772C">
          <w:rPr>
            <w:rFonts w:ascii="Arial" w:hAnsi="Arial" w:cs="Arial"/>
            <w:highlight w:val="yellow"/>
          </w:rPr>
          <w:t xml:space="preserve"> was performed on the entire training dataset</w:t>
        </w:r>
      </w:ins>
      <w:ins w:id="68" w:author="Smith, Kirk" w:date="2021-04-07T22:22:00Z">
        <w:r w:rsidR="007A50C3" w:rsidRPr="007A50C3">
          <w:rPr>
            <w:rFonts w:ascii="Arial" w:hAnsi="Arial" w:cs="Arial"/>
            <w:highlight w:val="yellow"/>
            <w:rPrChange w:id="69" w:author="Smith, Kirk" w:date="2021-04-07T22:24:00Z">
              <w:rPr>
                <w:rFonts w:ascii="Arial" w:hAnsi="Arial" w:cs="Arial"/>
              </w:rPr>
            </w:rPrChange>
          </w:rPr>
          <w:t xml:space="preserve"> with the default settings for each </w:t>
        </w:r>
      </w:ins>
      <w:ins w:id="70" w:author="Smith, Kirk" w:date="2021-04-07T22:25:00Z">
        <w:r w:rsidR="00BA772C">
          <w:rPr>
            <w:rFonts w:ascii="Arial" w:hAnsi="Arial" w:cs="Arial"/>
            <w:highlight w:val="yellow"/>
          </w:rPr>
          <w:t>classifier</w:t>
        </w:r>
      </w:ins>
      <w:ins w:id="71" w:author="Smith, Kirk" w:date="2021-04-07T22:22:00Z">
        <w:r w:rsidR="007A50C3" w:rsidRPr="007A50C3">
          <w:rPr>
            <w:rFonts w:ascii="Arial" w:hAnsi="Arial" w:cs="Arial"/>
            <w:highlight w:val="yellow"/>
            <w:rPrChange w:id="72" w:author="Smith, Kirk" w:date="2021-04-07T22:24:00Z">
              <w:rPr>
                <w:rFonts w:ascii="Arial" w:hAnsi="Arial" w:cs="Arial"/>
              </w:rPr>
            </w:rPrChange>
          </w:rPr>
          <w:t xml:space="preserve"> </w:t>
        </w:r>
        <w:r w:rsidR="007A50C3" w:rsidRPr="007A50C3">
          <w:rPr>
            <w:rFonts w:ascii="Arial" w:hAnsi="Arial" w:cs="Arial"/>
            <w:highlight w:val="yellow"/>
            <w:rPrChange w:id="73" w:author="Smith, Kirk" w:date="2021-04-07T22:24:00Z">
              <w:rPr>
                <w:rFonts w:ascii="Arial" w:hAnsi="Arial" w:cs="Arial"/>
              </w:rPr>
            </w:rPrChange>
          </w:rPr>
          <w:lastRenderedPageBreak/>
          <w:t>function</w:t>
        </w:r>
      </w:ins>
      <w:ins w:id="74" w:author="Smith, Kirk" w:date="2021-04-07T22:16:00Z">
        <w:r w:rsidR="007A50C3" w:rsidRPr="007A50C3">
          <w:rPr>
            <w:rFonts w:ascii="Arial" w:hAnsi="Arial" w:cs="Arial"/>
            <w:highlight w:val="yellow"/>
            <w:rPrChange w:id="75" w:author="Smith, Kirk" w:date="2021-04-07T22:24:00Z">
              <w:rPr>
                <w:rFonts w:ascii="Arial" w:hAnsi="Arial" w:cs="Arial"/>
              </w:rPr>
            </w:rPrChange>
          </w:rPr>
          <w:t xml:space="preserve">. </w:t>
        </w:r>
      </w:ins>
      <w:ins w:id="76" w:author="Smith, Kirk" w:date="2021-04-07T22:18:00Z">
        <w:r w:rsidR="007A50C3" w:rsidRPr="007A50C3">
          <w:rPr>
            <w:rFonts w:ascii="Arial" w:hAnsi="Arial" w:cs="Arial"/>
            <w:highlight w:val="yellow"/>
            <w:rPrChange w:id="77" w:author="Smith, Kirk" w:date="2021-04-07T22:24:00Z">
              <w:rPr>
                <w:rFonts w:ascii="Arial" w:hAnsi="Arial" w:cs="Arial"/>
              </w:rPr>
            </w:rPrChange>
          </w:rPr>
          <w:t>Aside from XGBoost,</w:t>
        </w:r>
      </w:ins>
      <w:del w:id="78" w:author="Smith, Kirk" w:date="2021-04-07T22:13:00Z">
        <w:r w:rsidR="00813911" w:rsidRPr="007A50C3" w:rsidDel="00316A11">
          <w:rPr>
            <w:rFonts w:ascii="Arial" w:hAnsi="Arial" w:cs="Arial"/>
            <w:highlight w:val="yellow"/>
            <w:rPrChange w:id="79" w:author="Smith, Kirk" w:date="2021-04-07T22:24:00Z">
              <w:rPr>
                <w:rFonts w:ascii="Arial" w:hAnsi="Arial" w:cs="Arial"/>
              </w:rPr>
            </w:rPrChange>
          </w:rPr>
          <w:delText>As a additional comparison</w:delText>
        </w:r>
      </w:del>
      <w:del w:id="80" w:author="Smith, Kirk" w:date="2021-04-07T22:18:00Z">
        <w:r w:rsidR="00813911" w:rsidRPr="007A50C3" w:rsidDel="007A50C3">
          <w:rPr>
            <w:rFonts w:ascii="Arial" w:hAnsi="Arial" w:cs="Arial"/>
            <w:highlight w:val="yellow"/>
            <w:rPrChange w:id="81" w:author="Smith, Kirk" w:date="2021-04-07T22:24:00Z">
              <w:rPr>
                <w:rFonts w:ascii="Arial" w:hAnsi="Arial" w:cs="Arial"/>
              </w:rPr>
            </w:rPrChange>
          </w:rPr>
          <w:delText xml:space="preserve">, </w:delText>
        </w:r>
      </w:del>
      <w:del w:id="82" w:author="Smith, Kirk" w:date="2021-04-07T22:12:00Z">
        <w:r w:rsidR="00813911" w:rsidRPr="007A50C3" w:rsidDel="00316A11">
          <w:rPr>
            <w:rFonts w:ascii="Arial" w:hAnsi="Arial" w:cs="Arial"/>
            <w:highlight w:val="yellow"/>
            <w:rPrChange w:id="83" w:author="Smith, Kirk" w:date="2021-04-07T22:24:00Z">
              <w:rPr>
                <w:rFonts w:ascii="Arial" w:hAnsi="Arial" w:cs="Arial"/>
              </w:rPr>
            </w:rPrChange>
          </w:rPr>
          <w:delText xml:space="preserve">a second </w:delText>
        </w:r>
      </w:del>
      <w:del w:id="84" w:author="Smith, Kirk" w:date="2021-04-07T22:13:00Z">
        <w:r w:rsidR="00813911" w:rsidRPr="007A50C3" w:rsidDel="00316A11">
          <w:rPr>
            <w:rFonts w:ascii="Arial" w:hAnsi="Arial" w:cs="Arial"/>
            <w:highlight w:val="yellow"/>
            <w:rPrChange w:id="85" w:author="Smith, Kirk" w:date="2021-04-07T22:24:00Z">
              <w:rPr>
                <w:rFonts w:ascii="Arial" w:hAnsi="Arial" w:cs="Arial"/>
              </w:rPr>
            </w:rPrChange>
          </w:rPr>
          <w:delText>ML</w:delText>
        </w:r>
      </w:del>
      <w:del w:id="86" w:author="Smith, Kirk" w:date="2021-04-07T22:18:00Z">
        <w:r w:rsidR="00813911" w:rsidRPr="007A50C3" w:rsidDel="007A50C3">
          <w:rPr>
            <w:rFonts w:ascii="Arial" w:hAnsi="Arial" w:cs="Arial"/>
            <w:highlight w:val="yellow"/>
            <w:rPrChange w:id="87" w:author="Smith, Kirk" w:date="2021-04-07T22:24:00Z">
              <w:rPr>
                <w:rFonts w:ascii="Arial" w:hAnsi="Arial" w:cs="Arial"/>
              </w:rPr>
            </w:rPrChange>
          </w:rPr>
          <w:delText xml:space="preserve"> model w</w:delText>
        </w:r>
      </w:del>
      <w:del w:id="88" w:author="Smith, Kirk" w:date="2021-04-07T22:13:00Z">
        <w:r w:rsidR="00813911" w:rsidRPr="007A50C3" w:rsidDel="00316A11">
          <w:rPr>
            <w:rFonts w:ascii="Arial" w:hAnsi="Arial" w:cs="Arial"/>
            <w:highlight w:val="yellow"/>
            <w:rPrChange w:id="89" w:author="Smith, Kirk" w:date="2021-04-07T22:24:00Z">
              <w:rPr>
                <w:rFonts w:ascii="Arial" w:hAnsi="Arial" w:cs="Arial"/>
              </w:rPr>
            </w:rPrChange>
          </w:rPr>
          <w:delText>as</w:delText>
        </w:r>
      </w:del>
      <w:del w:id="90" w:author="Smith, Kirk" w:date="2021-04-07T22:18:00Z">
        <w:r w:rsidR="00813911" w:rsidRPr="007A50C3" w:rsidDel="007A50C3">
          <w:rPr>
            <w:rFonts w:ascii="Arial" w:hAnsi="Arial" w:cs="Arial"/>
            <w:highlight w:val="yellow"/>
            <w:rPrChange w:id="91" w:author="Smith, Kirk" w:date="2021-04-07T22:24:00Z">
              <w:rPr>
                <w:rFonts w:ascii="Arial" w:hAnsi="Arial" w:cs="Arial"/>
              </w:rPr>
            </w:rPrChange>
          </w:rPr>
          <w:delText xml:space="preserve"> built using</w:delText>
        </w:r>
      </w:del>
      <w:r w:rsidR="00813911" w:rsidRPr="007A50C3">
        <w:rPr>
          <w:rFonts w:ascii="Arial" w:hAnsi="Arial" w:cs="Arial"/>
          <w:highlight w:val="yellow"/>
          <w:rPrChange w:id="92" w:author="Smith, Kirk" w:date="2021-04-07T22:24:00Z">
            <w:rPr>
              <w:rFonts w:ascii="Arial" w:hAnsi="Arial" w:cs="Arial"/>
            </w:rPr>
          </w:rPrChange>
        </w:rPr>
        <w:t xml:space="preserve"> </w:t>
      </w:r>
      <w:r w:rsidR="00DD2A70" w:rsidRPr="007A50C3">
        <w:rPr>
          <w:rFonts w:ascii="Arial" w:hAnsi="Arial" w:cs="Arial"/>
          <w:highlight w:val="yellow"/>
          <w:rPrChange w:id="93" w:author="Smith, Kirk" w:date="2021-04-07T22:24:00Z">
            <w:rPr>
              <w:rFonts w:ascii="Arial" w:hAnsi="Arial" w:cs="Arial"/>
            </w:rPr>
          </w:rPrChange>
        </w:rPr>
        <w:t>Random Forest</w:t>
      </w:r>
      <w:del w:id="94" w:author="Smith, Kirk" w:date="2021-04-07T22:13:00Z">
        <w:r w:rsidR="00DD2A70" w:rsidRPr="007A50C3" w:rsidDel="00316A11">
          <w:rPr>
            <w:rFonts w:ascii="Arial" w:hAnsi="Arial" w:cs="Arial"/>
            <w:highlight w:val="yellow"/>
            <w:rPrChange w:id="95" w:author="Smith, Kirk" w:date="2021-04-07T22:24:00Z">
              <w:rPr>
                <w:rFonts w:ascii="Arial" w:hAnsi="Arial" w:cs="Arial"/>
              </w:rPr>
            </w:rPrChange>
          </w:rPr>
          <w:delText>s</w:delText>
        </w:r>
      </w:del>
      <w:r w:rsidR="00DD2A70" w:rsidRPr="007A50C3">
        <w:rPr>
          <w:rFonts w:ascii="Arial" w:hAnsi="Arial" w:cs="Arial"/>
          <w:highlight w:val="yellow"/>
          <w:rPrChange w:id="96" w:author="Smith, Kirk" w:date="2021-04-07T22:24:00Z">
            <w:rPr>
              <w:rFonts w:ascii="Arial" w:hAnsi="Arial" w:cs="Arial"/>
            </w:rPr>
          </w:rPrChange>
        </w:rPr>
        <w:t xml:space="preserve"> and </w:t>
      </w:r>
      <w:r w:rsidR="00813911" w:rsidRPr="007A50C3">
        <w:rPr>
          <w:rFonts w:ascii="Arial" w:hAnsi="Arial" w:cs="Arial"/>
          <w:highlight w:val="yellow"/>
          <w:rPrChange w:id="97" w:author="Smith, Kirk" w:date="2021-04-07T22:24:00Z">
            <w:rPr>
              <w:rFonts w:ascii="Arial" w:hAnsi="Arial" w:cs="Arial"/>
            </w:rPr>
          </w:rPrChange>
        </w:rPr>
        <w:t xml:space="preserve">AdaBoost </w:t>
      </w:r>
      <w:del w:id="98" w:author="Smith, Kirk" w:date="2021-04-07T22:19:00Z">
        <w:r w:rsidR="00813911" w:rsidRPr="007A50C3" w:rsidDel="007A50C3">
          <w:rPr>
            <w:rFonts w:ascii="Arial" w:hAnsi="Arial" w:cs="Arial"/>
            <w:highlight w:val="yellow"/>
            <w:rPrChange w:id="99" w:author="Smith, Kirk" w:date="2021-04-07T22:24:00Z">
              <w:rPr>
                <w:rFonts w:ascii="Arial" w:hAnsi="Arial" w:cs="Arial"/>
              </w:rPr>
            </w:rPrChange>
          </w:rPr>
          <w:delText>in MATLAB</w:delText>
        </w:r>
        <w:r w:rsidR="00922006" w:rsidRPr="007A50C3" w:rsidDel="007A50C3">
          <w:rPr>
            <w:rFonts w:ascii="Arial" w:hAnsi="Arial" w:cs="Arial"/>
            <w:highlight w:val="yellow"/>
            <w:rPrChange w:id="100" w:author="Smith, Kirk" w:date="2021-04-07T22:24:00Z">
              <w:rPr>
                <w:rFonts w:ascii="Arial" w:hAnsi="Arial" w:cs="Arial"/>
              </w:rPr>
            </w:rPrChange>
          </w:rPr>
          <w:delText xml:space="preserve"> and similar accuracy was obtained</w:delText>
        </w:r>
      </w:del>
      <w:ins w:id="101" w:author="Smith, Kirk" w:date="2021-04-07T22:19:00Z">
        <w:r w:rsidR="007A50C3" w:rsidRPr="007A50C3">
          <w:rPr>
            <w:rFonts w:ascii="Arial" w:hAnsi="Arial" w:cs="Arial"/>
            <w:highlight w:val="yellow"/>
            <w:rPrChange w:id="102" w:author="Smith, Kirk" w:date="2021-04-07T22:24:00Z">
              <w:rPr>
                <w:rFonts w:ascii="Arial" w:hAnsi="Arial" w:cs="Arial"/>
              </w:rPr>
            </w:rPrChange>
          </w:rPr>
          <w:t>were two of the top performing models</w:t>
        </w:r>
      </w:ins>
      <w:ins w:id="103" w:author="Smith, Kirk" w:date="2021-04-07T22:22:00Z">
        <w:r w:rsidR="007A50C3" w:rsidRPr="007A50C3">
          <w:rPr>
            <w:rFonts w:ascii="Arial" w:hAnsi="Arial" w:cs="Arial"/>
            <w:highlight w:val="yellow"/>
            <w:rPrChange w:id="104" w:author="Smith, Kirk" w:date="2021-04-07T22:24:00Z">
              <w:rPr>
                <w:rFonts w:ascii="Arial" w:hAnsi="Arial" w:cs="Arial"/>
              </w:rPr>
            </w:rPrChange>
          </w:rPr>
          <w:t xml:space="preserve">. </w:t>
        </w:r>
      </w:ins>
      <w:ins w:id="105" w:author="Smith, Kirk" w:date="2021-04-07T22:35:00Z">
        <w:r w:rsidR="00793DDD">
          <w:rPr>
            <w:rFonts w:ascii="Arial" w:hAnsi="Arial" w:cs="Arial"/>
            <w:highlight w:val="yellow"/>
          </w:rPr>
          <w:t xml:space="preserve"> </w:t>
        </w:r>
      </w:ins>
      <w:moveToRangeStart w:id="106" w:author="Smith, Kirk" w:date="2021-04-07T22:35:00Z" w:name="move68727331"/>
      <w:moveTo w:id="107" w:author="Smith, Kirk" w:date="2021-04-07T22:35:00Z">
        <w:r w:rsidR="00793DDD" w:rsidRPr="003B3AED">
          <w:rPr>
            <w:rFonts w:ascii="Arial" w:hAnsi="Arial" w:cs="Arial"/>
          </w:rPr>
          <w:t xml:space="preserve">AdaBoost is </w:t>
        </w:r>
        <w:r w:rsidR="00793DDD">
          <w:rPr>
            <w:rFonts w:ascii="Arial" w:hAnsi="Arial" w:cs="Arial"/>
          </w:rPr>
          <w:t xml:space="preserve">also a </w:t>
        </w:r>
        <w:r w:rsidR="00793DDD" w:rsidRPr="003B3AED">
          <w:rPr>
            <w:rFonts w:ascii="Arial" w:hAnsi="Arial" w:cs="Arial"/>
          </w:rPr>
          <w:t xml:space="preserve">gradient boosting algorithm that can use decision trees as its base learners. For each learner, weights are assigned to its errors and these weights are used to adjust the next learner’s predictions. </w:t>
        </w:r>
      </w:moveTo>
      <w:moveToRangeEnd w:id="106"/>
      <w:ins w:id="108" w:author="Smith, Kirk" w:date="2021-04-07T22:35:00Z">
        <w:r w:rsidR="00793DDD">
          <w:rPr>
            <w:rFonts w:ascii="Arial" w:hAnsi="Arial" w:cs="Arial"/>
            <w:highlight w:val="yellow"/>
          </w:rPr>
          <w:t>The Random Forest and AdaBoost</w:t>
        </w:r>
      </w:ins>
      <w:ins w:id="109" w:author="Smith, Kirk" w:date="2021-04-07T22:23:00Z">
        <w:r w:rsidR="007A50C3" w:rsidRPr="007A50C3">
          <w:rPr>
            <w:rFonts w:ascii="Arial" w:hAnsi="Arial" w:cs="Arial"/>
            <w:highlight w:val="yellow"/>
            <w:rPrChange w:id="110" w:author="Smith, Kirk" w:date="2021-04-07T22:24:00Z">
              <w:rPr>
                <w:rFonts w:ascii="Arial" w:hAnsi="Arial" w:cs="Arial"/>
              </w:rPr>
            </w:rPrChange>
          </w:rPr>
          <w:t xml:space="preserve"> models were then retrained with the same hyperparameter tuning steps</w:t>
        </w:r>
      </w:ins>
      <w:ins w:id="111" w:author="Smith, Kirk" w:date="2021-04-07T22:26:00Z">
        <w:r w:rsidR="00BA772C">
          <w:rPr>
            <w:rFonts w:ascii="Arial" w:hAnsi="Arial" w:cs="Arial"/>
            <w:highlight w:val="yellow"/>
          </w:rPr>
          <w:t xml:space="preserve"> previously discussed. </w:t>
        </w:r>
      </w:ins>
      <w:ins w:id="112" w:author="Smith, Kirk" w:date="2021-04-07T22:36:00Z">
        <w:r w:rsidR="00793DDD">
          <w:rPr>
            <w:rFonts w:ascii="Arial" w:hAnsi="Arial" w:cs="Arial"/>
            <w:highlight w:val="yellow"/>
          </w:rPr>
          <w:t>These two approaches produced similar accuracies to the main model</w:t>
        </w:r>
      </w:ins>
      <w:del w:id="113" w:author="Smith, Kirk" w:date="2021-04-07T22:36:00Z">
        <w:r w:rsidR="00922006" w:rsidRPr="007A50C3" w:rsidDel="00793DDD">
          <w:rPr>
            <w:rFonts w:ascii="Arial" w:hAnsi="Arial" w:cs="Arial"/>
            <w:highlight w:val="yellow"/>
            <w:rPrChange w:id="114" w:author="Smith, Kirk" w:date="2021-04-07T22:24:00Z">
              <w:rPr>
                <w:rFonts w:ascii="Arial" w:hAnsi="Arial" w:cs="Arial"/>
              </w:rPr>
            </w:rPrChange>
          </w:rPr>
          <w:delText xml:space="preserve"> using th</w:delText>
        </w:r>
        <w:r w:rsidR="00DD2A70" w:rsidRPr="007A50C3" w:rsidDel="00793DDD">
          <w:rPr>
            <w:rFonts w:ascii="Arial" w:hAnsi="Arial" w:cs="Arial"/>
            <w:highlight w:val="yellow"/>
            <w:rPrChange w:id="115" w:author="Smith, Kirk" w:date="2021-04-07T22:24:00Z">
              <w:rPr>
                <w:rFonts w:ascii="Arial" w:hAnsi="Arial" w:cs="Arial"/>
              </w:rPr>
            </w:rPrChange>
          </w:rPr>
          <w:delText>e</w:delText>
        </w:r>
      </w:del>
      <w:del w:id="116" w:author="Smith, Kirk" w:date="2021-04-07T22:26:00Z">
        <w:r w:rsidR="00DD2A70" w:rsidRPr="007A50C3" w:rsidDel="00BA772C">
          <w:rPr>
            <w:rFonts w:ascii="Arial" w:hAnsi="Arial" w:cs="Arial"/>
            <w:highlight w:val="yellow"/>
            <w:rPrChange w:id="117" w:author="Smith, Kirk" w:date="2021-04-07T22:24:00Z">
              <w:rPr>
                <w:rFonts w:ascii="Arial" w:hAnsi="Arial" w:cs="Arial"/>
              </w:rPr>
            </w:rPrChange>
          </w:rPr>
          <w:delText>se</w:delText>
        </w:r>
        <w:r w:rsidR="00922006" w:rsidRPr="007A50C3" w:rsidDel="00BA772C">
          <w:rPr>
            <w:rFonts w:ascii="Arial" w:hAnsi="Arial" w:cs="Arial"/>
            <w:highlight w:val="yellow"/>
            <w:rPrChange w:id="118" w:author="Smith, Kirk" w:date="2021-04-07T22:24:00Z">
              <w:rPr>
                <w:rFonts w:ascii="Arial" w:hAnsi="Arial" w:cs="Arial"/>
              </w:rPr>
            </w:rPrChange>
          </w:rPr>
          <w:delText xml:space="preserve"> </w:delText>
        </w:r>
      </w:del>
      <w:del w:id="119" w:author="Smith, Kirk" w:date="2021-04-07T22:36:00Z">
        <w:r w:rsidR="00922006" w:rsidRPr="007A50C3" w:rsidDel="00793DDD">
          <w:rPr>
            <w:rFonts w:ascii="Arial" w:hAnsi="Arial" w:cs="Arial"/>
            <w:highlight w:val="yellow"/>
            <w:rPrChange w:id="120" w:author="Smith, Kirk" w:date="2021-04-07T22:24:00Z">
              <w:rPr>
                <w:rFonts w:ascii="Arial" w:hAnsi="Arial" w:cs="Arial"/>
              </w:rPr>
            </w:rPrChange>
          </w:rPr>
          <w:delText>approach</w:delText>
        </w:r>
        <w:r w:rsidR="00DD2A70" w:rsidRPr="007A50C3" w:rsidDel="00793DDD">
          <w:rPr>
            <w:rFonts w:ascii="Arial" w:hAnsi="Arial" w:cs="Arial"/>
            <w:highlight w:val="yellow"/>
            <w:rPrChange w:id="121" w:author="Smith, Kirk" w:date="2021-04-07T22:24:00Z">
              <w:rPr>
                <w:rFonts w:ascii="Arial" w:hAnsi="Arial" w:cs="Arial"/>
              </w:rPr>
            </w:rPrChange>
          </w:rPr>
          <w:delText>es</w:delText>
        </w:r>
      </w:del>
      <w:r w:rsidR="00922006" w:rsidRPr="007A50C3">
        <w:rPr>
          <w:rFonts w:ascii="Arial" w:hAnsi="Arial" w:cs="Arial"/>
          <w:highlight w:val="yellow"/>
          <w:rPrChange w:id="122" w:author="Smith, Kirk" w:date="2021-04-07T22:24:00Z">
            <w:rPr>
              <w:rFonts w:ascii="Arial" w:hAnsi="Arial" w:cs="Arial"/>
            </w:rPr>
          </w:rPrChange>
        </w:rPr>
        <w:t xml:space="preserve"> (S. Figure </w:t>
      </w:r>
      <w:r w:rsidR="00DD2A70" w:rsidRPr="007A50C3">
        <w:rPr>
          <w:rFonts w:ascii="Arial" w:hAnsi="Arial" w:cs="Arial"/>
          <w:highlight w:val="yellow"/>
          <w:rPrChange w:id="123" w:author="Smith, Kirk" w:date="2021-04-07T22:24:00Z">
            <w:rPr>
              <w:rFonts w:ascii="Arial" w:hAnsi="Arial" w:cs="Arial"/>
            </w:rPr>
          </w:rPrChange>
        </w:rPr>
        <w:t>21</w:t>
      </w:r>
      <w:r w:rsidR="00922006" w:rsidRPr="007A50C3">
        <w:rPr>
          <w:rFonts w:ascii="Arial" w:hAnsi="Arial" w:cs="Arial"/>
          <w:highlight w:val="yellow"/>
          <w:rPrChange w:id="124" w:author="Smith, Kirk" w:date="2021-04-07T22:24:00Z">
            <w:rPr>
              <w:rFonts w:ascii="Arial" w:hAnsi="Arial" w:cs="Arial"/>
            </w:rPr>
          </w:rPrChange>
        </w:rPr>
        <w:t>)</w:t>
      </w:r>
      <w:r w:rsidR="00655B1A" w:rsidRPr="007A50C3">
        <w:rPr>
          <w:rFonts w:ascii="Arial" w:hAnsi="Arial" w:cs="Arial"/>
          <w:highlight w:val="yellow"/>
          <w:rPrChange w:id="125" w:author="Smith, Kirk" w:date="2021-04-07T22:24:00Z">
            <w:rPr>
              <w:rFonts w:ascii="Arial" w:hAnsi="Arial" w:cs="Arial"/>
            </w:rPr>
          </w:rPrChange>
        </w:rPr>
        <w:t xml:space="preserve"> </w:t>
      </w:r>
      <w:r w:rsidR="00655B1A" w:rsidRPr="007A50C3">
        <w:rPr>
          <w:rFonts w:ascii="Arial" w:hAnsi="Arial" w:cs="Arial"/>
          <w:highlight w:val="yellow"/>
          <w:rPrChange w:id="126" w:author="Smith, Kirk" w:date="2021-04-07T22:24:00Z">
            <w:rPr>
              <w:rFonts w:ascii="Arial" w:hAnsi="Arial" w:cs="Arial"/>
            </w:rPr>
          </w:rPrChange>
        </w:rPr>
        <w:fldChar w:fldCharType="begin" w:fldLock="1"/>
      </w:r>
      <w:r w:rsidR="009813A7" w:rsidRPr="007A50C3">
        <w:rPr>
          <w:rFonts w:ascii="Arial" w:hAnsi="Arial" w:cs="Arial"/>
          <w:highlight w:val="yellow"/>
          <w:rPrChange w:id="127" w:author="Smith, Kirk" w:date="2021-04-07T22:24:00Z">
            <w:rPr>
              <w:rFonts w:ascii="Arial" w:hAnsi="Arial" w:cs="Arial"/>
            </w:rPr>
          </w:rPrChange>
        </w:rPr>
        <w:instrText>ADDIN CSL_CITATION {"citationItems":[{"id":"ITEM-1","itemData":{"DOI":"10.1.1.133.1040","ISBN":"1558604197","ISSN":"0706-652X, 1205-7533","abstract":"In an earlier paper, we introduced a new boosting algorithm called AdaBoost which, theoretically, can be used to significantly reduce the error of any learning algorithm that consistently generates classifiers whose performance is a little better than random guessing. We also introduced the related notion of a pseudo-loss which is a method for forcing a learning algorithm of multi-label conceptsto concentrate on the labels that are hardest to discriminate. In this paper, we describe experiments we carried out to assess how well AdaBoost with and without pseudo-loss, performs on real learning problems. We performed two sets of experiments. The first set compared boosting to Breimans bagging method when used to aggregate various classifiers (including decision trees and single attribute-value tests). We compared the performance of the two methods on a collection of machine-learning benchmarks. In the second set of experiments, we studied in more detail the performance of boosting using a nearest-neighbor classifier on an OCR problem.","author":[{"dropping-particle":"","family":"Freund","given":"Yoav","non-dropping-particle":"","parse-names":false,"suffix":""},{"dropping-particle":"","family":"Schapire","given":"Robert E.","non-dropping-particle":"","parse-names":false,"suffix":""}],"container-title":"Proceedings of the 13th International Conference on Machine Learning","id":"ITEM-1","issued":{"date-parts":[["1996"]]},"title":"Experiments with a New Boosting Algorithm","type":"article-journal"},"uris":["http://www.mendeley.com/documents/?uuid=37f4fe94-d7af-44e4-8fa2-b81cbdf27cc8"]}],"mendeley":{"formattedCitation":"[80]","plainTextFormattedCitation":"[80]","previouslyFormattedCitation":"[80]"},"properties":{"noteIndex":0},"schema":"https://github.com/citation-style-language/schema/raw/master/csl-citation.json"}</w:instrText>
      </w:r>
      <w:r w:rsidR="00655B1A" w:rsidRPr="007A50C3">
        <w:rPr>
          <w:rFonts w:ascii="Arial" w:hAnsi="Arial" w:cs="Arial"/>
          <w:highlight w:val="yellow"/>
          <w:rPrChange w:id="128" w:author="Smith, Kirk" w:date="2021-04-07T22:24:00Z">
            <w:rPr>
              <w:rFonts w:ascii="Arial" w:hAnsi="Arial" w:cs="Arial"/>
            </w:rPr>
          </w:rPrChange>
        </w:rPr>
        <w:fldChar w:fldCharType="separate"/>
      </w:r>
      <w:r w:rsidR="00B90661" w:rsidRPr="007A50C3">
        <w:rPr>
          <w:rFonts w:ascii="Arial" w:hAnsi="Arial" w:cs="Arial"/>
          <w:noProof/>
          <w:highlight w:val="yellow"/>
          <w:rPrChange w:id="129" w:author="Smith, Kirk" w:date="2021-04-07T22:24:00Z">
            <w:rPr>
              <w:rFonts w:ascii="Arial" w:hAnsi="Arial" w:cs="Arial"/>
              <w:noProof/>
            </w:rPr>
          </w:rPrChange>
        </w:rPr>
        <w:t>[80]</w:t>
      </w:r>
      <w:r w:rsidR="00655B1A" w:rsidRPr="007A50C3">
        <w:rPr>
          <w:rFonts w:ascii="Arial" w:hAnsi="Arial" w:cs="Arial"/>
          <w:highlight w:val="yellow"/>
          <w:rPrChange w:id="130" w:author="Smith, Kirk" w:date="2021-04-07T22:24:00Z">
            <w:rPr>
              <w:rFonts w:ascii="Arial" w:hAnsi="Arial" w:cs="Arial"/>
            </w:rPr>
          </w:rPrChange>
        </w:rPr>
        <w:fldChar w:fldCharType="end"/>
      </w:r>
      <w:r w:rsidR="00813911" w:rsidRPr="003B3AED">
        <w:rPr>
          <w:rFonts w:ascii="Arial" w:hAnsi="Arial" w:cs="Arial"/>
        </w:rPr>
        <w:t xml:space="preserve">. </w:t>
      </w:r>
      <w:moveFromRangeStart w:id="131" w:author="Smith, Kirk" w:date="2021-04-07T22:35:00Z" w:name="move68727331"/>
      <w:moveFrom w:id="132" w:author="Smith, Kirk" w:date="2021-04-07T22:35:00Z">
        <w:r w:rsidR="00813911" w:rsidRPr="003B3AED" w:rsidDel="00793DDD">
          <w:rPr>
            <w:rFonts w:ascii="Arial" w:hAnsi="Arial" w:cs="Arial"/>
          </w:rPr>
          <w:t xml:space="preserve">AdaBoost is </w:t>
        </w:r>
        <w:r w:rsidR="00923D0A" w:rsidDel="00793DDD">
          <w:rPr>
            <w:rFonts w:ascii="Arial" w:hAnsi="Arial" w:cs="Arial"/>
          </w:rPr>
          <w:t xml:space="preserve">also a </w:t>
        </w:r>
        <w:r w:rsidR="00813911" w:rsidRPr="003B3AED" w:rsidDel="00793DDD">
          <w:rPr>
            <w:rFonts w:ascii="Arial" w:hAnsi="Arial" w:cs="Arial"/>
          </w:rPr>
          <w:t xml:space="preserve">gradient boosting algorithm that can use decision trees as its base learners. For each learner, weights are assigned to its errors and these weights are used to adjust the next learner’s predictions. </w:t>
        </w:r>
      </w:moveFrom>
      <w:moveFromRangeEnd w:id="131"/>
      <w:del w:id="133" w:author="Smith, Kirk" w:date="2021-04-07T22:27:00Z">
        <w:r w:rsidR="00813911" w:rsidRPr="003B3AED" w:rsidDel="00BA772C">
          <w:rPr>
            <w:rFonts w:ascii="Arial" w:hAnsi="Arial" w:cs="Arial"/>
          </w:rPr>
          <w:delText>The AdaBoost model setup was kept as close as possible to the XGBoost model</w:delText>
        </w:r>
        <w:r w:rsidR="00813911" w:rsidDel="00BA772C">
          <w:rPr>
            <w:rFonts w:ascii="Arial" w:hAnsi="Arial" w:cs="Arial"/>
          </w:rPr>
          <w:delText xml:space="preserve">. </w:delText>
        </w:r>
        <w:r w:rsidR="00813911" w:rsidRPr="003B3AED" w:rsidDel="00BA772C">
          <w:rPr>
            <w:rFonts w:ascii="Arial" w:hAnsi="Arial" w:cs="Arial"/>
          </w:rPr>
          <w:delText>Due to the significantly greater run-times for the AdaBoost algorithm, maximum tree depth was the only hyperparameter optimized.</w:delText>
        </w:r>
        <w:r w:rsidR="004246B5" w:rsidDel="00BA772C">
          <w:rPr>
            <w:rFonts w:ascii="Arial" w:hAnsi="Arial" w:cs="Arial"/>
          </w:rPr>
          <w:delText xml:space="preserve"> </w:delText>
        </w:r>
      </w:del>
    </w:p>
    <w:p w14:paraId="795EC481" w14:textId="6A26B420" w:rsidR="00C144FB" w:rsidRDefault="00C144FB" w:rsidP="00C144FB">
      <w:pPr>
        <w:rPr>
          <w:rFonts w:ascii="Arial" w:hAnsi="Arial" w:cs="Arial"/>
        </w:rPr>
      </w:pPr>
      <w:r>
        <w:rPr>
          <w:rFonts w:ascii="Arial" w:hAnsi="Arial" w:cs="Arial"/>
        </w:rPr>
        <w:t>For model interpretation, a</w:t>
      </w:r>
      <w:r w:rsidRPr="003B3AED">
        <w:rPr>
          <w:rFonts w:ascii="Arial" w:hAnsi="Arial" w:cs="Arial"/>
        </w:rPr>
        <w:t xml:space="preserve"> single decision </w:t>
      </w:r>
      <w:r>
        <w:rPr>
          <w:rFonts w:ascii="Arial" w:hAnsi="Arial" w:cs="Arial"/>
        </w:rPr>
        <w:t xml:space="preserve">tree </w:t>
      </w:r>
      <w:r w:rsidRPr="003B3AED">
        <w:rPr>
          <w:rFonts w:ascii="Arial" w:hAnsi="Arial" w:cs="Arial"/>
        </w:rPr>
        <w:t xml:space="preserve">model was created </w:t>
      </w:r>
      <w:r w:rsidR="006170AB">
        <w:rPr>
          <w:rFonts w:ascii="Arial" w:hAnsi="Arial" w:cs="Arial"/>
        </w:rPr>
        <w:t xml:space="preserve">to visualize </w:t>
      </w:r>
      <w:r w:rsidR="006170AB" w:rsidRPr="003B3AED">
        <w:rPr>
          <w:rFonts w:ascii="Arial" w:hAnsi="Arial" w:cs="Arial"/>
        </w:rPr>
        <w:t>the typical prediction path that an observation follows when its class is being decided.</w:t>
      </w:r>
      <w:r w:rsidR="006170AB">
        <w:rPr>
          <w:rFonts w:ascii="Arial" w:hAnsi="Arial" w:cs="Arial"/>
        </w:rPr>
        <w:t xml:space="preserve"> The decision tree was built u</w:t>
      </w:r>
      <w:r w:rsidRPr="003B3AED">
        <w:rPr>
          <w:rFonts w:ascii="Arial" w:hAnsi="Arial" w:cs="Arial"/>
        </w:rPr>
        <w:t xml:space="preserve">sing the scikit-learn Python package. </w:t>
      </w:r>
      <w:r w:rsidRPr="002714D7">
        <w:rPr>
          <w:rFonts w:ascii="Arial" w:hAnsi="Arial" w:cs="Arial"/>
          <w:highlight w:val="yellow"/>
          <w:rPrChange w:id="134" w:author="Smith, Kirk" w:date="2021-04-07T16:24:00Z">
            <w:rPr>
              <w:rFonts w:ascii="Arial" w:hAnsi="Arial" w:cs="Arial"/>
            </w:rPr>
          </w:rPrChange>
        </w:rPr>
        <w:t xml:space="preserve">The decision tree was trained on the entire dataset and the RandomizedSearchCV function </w:t>
      </w:r>
      <w:r w:rsidR="000F4C23" w:rsidRPr="002714D7">
        <w:rPr>
          <w:rFonts w:ascii="Arial" w:hAnsi="Arial" w:cs="Arial"/>
          <w:highlight w:val="yellow"/>
          <w:rPrChange w:id="135" w:author="Smith, Kirk" w:date="2021-04-07T16:24:00Z">
            <w:rPr>
              <w:rFonts w:ascii="Arial" w:hAnsi="Arial" w:cs="Arial"/>
            </w:rPr>
          </w:rPrChange>
        </w:rPr>
        <w:t xml:space="preserve">was used </w:t>
      </w:r>
      <w:r w:rsidRPr="002714D7">
        <w:rPr>
          <w:rFonts w:ascii="Arial" w:hAnsi="Arial" w:cs="Arial"/>
          <w:highlight w:val="yellow"/>
          <w:rPrChange w:id="136" w:author="Smith, Kirk" w:date="2021-04-07T16:24:00Z">
            <w:rPr>
              <w:rFonts w:ascii="Arial" w:hAnsi="Arial" w:cs="Arial"/>
            </w:rPr>
          </w:rPrChange>
        </w:rPr>
        <w:t>to tune hyperparameters</w:t>
      </w:r>
      <w:del w:id="137" w:author="Smith, Kirk" w:date="2021-04-07T16:16:00Z">
        <w:r w:rsidRPr="002714D7" w:rsidDel="00BE3094">
          <w:rPr>
            <w:rFonts w:ascii="Arial" w:hAnsi="Arial" w:cs="Arial"/>
            <w:highlight w:val="yellow"/>
            <w:rPrChange w:id="138" w:author="Smith, Kirk" w:date="2021-04-07T16:24:00Z">
              <w:rPr>
                <w:rFonts w:ascii="Arial" w:hAnsi="Arial" w:cs="Arial"/>
              </w:rPr>
            </w:rPrChange>
          </w:rPr>
          <w:delText>, including maximum depth. To account for the large class imbalance in the dataset, the class weight parameter was set to “balanced”</w:delText>
        </w:r>
        <w:r w:rsidR="000D62D3" w:rsidRPr="002714D7" w:rsidDel="00BE3094">
          <w:rPr>
            <w:rFonts w:ascii="Arial" w:hAnsi="Arial" w:cs="Arial"/>
            <w:highlight w:val="yellow"/>
            <w:rPrChange w:id="139" w:author="Smith, Kirk" w:date="2021-04-07T16:24:00Z">
              <w:rPr>
                <w:rFonts w:ascii="Arial" w:hAnsi="Arial" w:cs="Arial"/>
              </w:rPr>
            </w:rPrChange>
          </w:rPr>
          <w:delText xml:space="preserve"> for all three ML algorithms.</w:delText>
        </w:r>
        <w:r w:rsidRPr="002714D7" w:rsidDel="00BE3094">
          <w:rPr>
            <w:rFonts w:ascii="Arial" w:hAnsi="Arial" w:cs="Arial"/>
            <w:highlight w:val="yellow"/>
            <w:rPrChange w:id="140" w:author="Smith, Kirk" w:date="2021-04-07T16:24:00Z">
              <w:rPr>
                <w:rFonts w:ascii="Arial" w:hAnsi="Arial" w:cs="Arial"/>
              </w:rPr>
            </w:rPrChange>
          </w:rPr>
          <w:delText xml:space="preserve"> This setting changes the class weights in the training set to be inversely proportional to their observation frequency.</w:delText>
        </w:r>
      </w:del>
      <w:ins w:id="141" w:author="Smith, Kirk" w:date="2021-04-07T16:16:00Z">
        <w:r w:rsidR="00BE3094" w:rsidRPr="002714D7">
          <w:rPr>
            <w:rFonts w:ascii="Arial" w:hAnsi="Arial" w:cs="Arial"/>
            <w:highlight w:val="yellow"/>
            <w:rPrChange w:id="142" w:author="Smith, Kirk" w:date="2021-04-07T16:24:00Z">
              <w:rPr>
                <w:rFonts w:ascii="Arial" w:hAnsi="Arial" w:cs="Arial"/>
              </w:rPr>
            </w:rPrChange>
          </w:rPr>
          <w:t xml:space="preserve">. </w:t>
        </w:r>
      </w:ins>
      <w:ins w:id="143" w:author="Smith, Kirk" w:date="2021-04-07T16:23:00Z">
        <w:r w:rsidR="002714D7" w:rsidRPr="002714D7">
          <w:rPr>
            <w:rFonts w:ascii="Arial" w:hAnsi="Arial" w:cs="Arial"/>
            <w:highlight w:val="yellow"/>
            <w:rPrChange w:id="144" w:author="Smith, Kirk" w:date="2021-04-07T16:24:00Z">
              <w:rPr>
                <w:rFonts w:ascii="Arial" w:hAnsi="Arial" w:cs="Arial"/>
              </w:rPr>
            </w:rPrChange>
          </w:rPr>
          <w:t xml:space="preserve">To address the class imbalance, synthetic minority oversampling (SMOTE) was used for training the decision tree model. </w:t>
        </w:r>
        <w:r w:rsidR="002714D7" w:rsidRPr="002714D7">
          <w:rPr>
            <w:rFonts w:ascii="Arial" w:hAnsi="Arial" w:cs="Arial"/>
            <w:highlight w:val="yellow"/>
            <w:rPrChange w:id="145" w:author="Smith, Kirk" w:date="2021-04-07T16:27:00Z">
              <w:rPr>
                <w:rFonts w:ascii="Arial" w:hAnsi="Arial" w:cs="Arial"/>
              </w:rPr>
            </w:rPrChange>
          </w:rPr>
          <w:t>The</w:t>
        </w:r>
      </w:ins>
      <w:ins w:id="146" w:author="Smith, Kirk" w:date="2021-04-07T16:24:00Z">
        <w:r w:rsidR="002714D7" w:rsidRPr="002714D7">
          <w:rPr>
            <w:rFonts w:ascii="Arial" w:hAnsi="Arial" w:cs="Arial"/>
            <w:highlight w:val="yellow"/>
            <w:rPrChange w:id="147" w:author="Smith, Kirk" w:date="2021-04-07T16:27:00Z">
              <w:rPr>
                <w:rFonts w:ascii="Arial" w:hAnsi="Arial" w:cs="Arial"/>
              </w:rPr>
            </w:rPrChange>
          </w:rPr>
          <w:t xml:space="preserve"> more complex ML models </w:t>
        </w:r>
      </w:ins>
      <w:ins w:id="148" w:author="Smith, Kirk" w:date="2021-04-07T16:25:00Z">
        <w:r w:rsidR="002714D7" w:rsidRPr="002714D7">
          <w:rPr>
            <w:rFonts w:ascii="Arial" w:hAnsi="Arial" w:cs="Arial"/>
            <w:highlight w:val="yellow"/>
            <w:rPrChange w:id="149" w:author="Smith, Kirk" w:date="2021-04-07T16:27:00Z">
              <w:rPr>
                <w:rFonts w:ascii="Arial" w:hAnsi="Arial" w:cs="Arial"/>
              </w:rPr>
            </w:rPrChange>
          </w:rPr>
          <w:t>(</w:t>
        </w:r>
      </w:ins>
      <w:proofErr w:type="gramStart"/>
      <w:ins w:id="150" w:author="Smith, Kirk" w:date="2021-04-07T16:26:00Z">
        <w:r w:rsidR="002714D7" w:rsidRPr="002714D7">
          <w:rPr>
            <w:rFonts w:ascii="Arial" w:hAnsi="Arial" w:cs="Arial"/>
            <w:highlight w:val="yellow"/>
            <w:rPrChange w:id="151" w:author="Smith, Kirk" w:date="2021-04-07T16:27:00Z">
              <w:rPr>
                <w:rFonts w:ascii="Arial" w:hAnsi="Arial" w:cs="Arial"/>
              </w:rPr>
            </w:rPrChange>
          </w:rPr>
          <w:t>e.g.</w:t>
        </w:r>
        <w:proofErr w:type="gramEnd"/>
        <w:r w:rsidR="002714D7" w:rsidRPr="002714D7">
          <w:rPr>
            <w:rFonts w:ascii="Arial" w:hAnsi="Arial" w:cs="Arial"/>
            <w:highlight w:val="yellow"/>
            <w:rPrChange w:id="152" w:author="Smith, Kirk" w:date="2021-04-07T16:27:00Z">
              <w:rPr>
                <w:rFonts w:ascii="Arial" w:hAnsi="Arial" w:cs="Arial"/>
              </w:rPr>
            </w:rPrChange>
          </w:rPr>
          <w:t xml:space="preserve"> </w:t>
        </w:r>
      </w:ins>
      <w:ins w:id="153" w:author="Smith, Kirk" w:date="2021-04-07T16:25:00Z">
        <w:r w:rsidR="002714D7" w:rsidRPr="002714D7">
          <w:rPr>
            <w:rFonts w:ascii="Arial" w:hAnsi="Arial" w:cs="Arial"/>
            <w:highlight w:val="yellow"/>
            <w:rPrChange w:id="154" w:author="Smith, Kirk" w:date="2021-04-07T16:27:00Z">
              <w:rPr>
                <w:rFonts w:ascii="Arial" w:hAnsi="Arial" w:cs="Arial"/>
              </w:rPr>
            </w:rPrChange>
          </w:rPr>
          <w:t>XGBoost</w:t>
        </w:r>
      </w:ins>
      <w:ins w:id="155" w:author="Smith, Kirk" w:date="2021-04-07T16:26:00Z">
        <w:r w:rsidR="002714D7" w:rsidRPr="002714D7">
          <w:rPr>
            <w:rFonts w:ascii="Arial" w:hAnsi="Arial" w:cs="Arial"/>
            <w:highlight w:val="yellow"/>
            <w:rPrChange w:id="156" w:author="Smith, Kirk" w:date="2021-04-07T16:27:00Z">
              <w:rPr>
                <w:rFonts w:ascii="Arial" w:hAnsi="Arial" w:cs="Arial"/>
              </w:rPr>
            </w:rPrChange>
          </w:rPr>
          <w:t xml:space="preserve">) </w:t>
        </w:r>
      </w:ins>
      <w:ins w:id="157" w:author="Smith, Kirk" w:date="2021-04-07T16:24:00Z">
        <w:r w:rsidR="002714D7" w:rsidRPr="002714D7">
          <w:rPr>
            <w:rFonts w:ascii="Arial" w:hAnsi="Arial" w:cs="Arial"/>
            <w:highlight w:val="yellow"/>
            <w:rPrChange w:id="158" w:author="Smith, Kirk" w:date="2021-04-07T16:27:00Z">
              <w:rPr>
                <w:rFonts w:ascii="Arial" w:hAnsi="Arial" w:cs="Arial"/>
              </w:rPr>
            </w:rPrChange>
          </w:rPr>
          <w:t>did not require adjustments to the training</w:t>
        </w:r>
      </w:ins>
      <w:ins w:id="159" w:author="Smith, Kirk" w:date="2021-04-07T16:25:00Z">
        <w:r w:rsidR="002714D7" w:rsidRPr="002714D7">
          <w:rPr>
            <w:rFonts w:ascii="Arial" w:hAnsi="Arial" w:cs="Arial"/>
            <w:highlight w:val="yellow"/>
            <w:rPrChange w:id="160" w:author="Smith, Kirk" w:date="2021-04-07T16:27:00Z">
              <w:rPr>
                <w:rFonts w:ascii="Arial" w:hAnsi="Arial" w:cs="Arial"/>
              </w:rPr>
            </w:rPrChange>
          </w:rPr>
          <w:t xml:space="preserve"> data or class weights.</w:t>
        </w:r>
      </w:ins>
    </w:p>
    <w:p w14:paraId="6251CD58" w14:textId="7E8E19D8" w:rsidR="004276FB" w:rsidRDefault="00722D23" w:rsidP="00722D23">
      <w:pPr>
        <w:rPr>
          <w:rFonts w:ascii="Arial" w:hAnsi="Arial" w:cs="Arial"/>
        </w:rPr>
      </w:pPr>
      <w:r>
        <w:rPr>
          <w:rFonts w:ascii="Arial" w:hAnsi="Arial" w:cs="Arial"/>
        </w:rPr>
        <w:t>To build the ML model, e</w:t>
      </w:r>
      <w:r w:rsidRPr="003B3AED">
        <w:rPr>
          <w:rFonts w:ascii="Arial" w:hAnsi="Arial" w:cs="Arial"/>
        </w:rPr>
        <w:t xml:space="preserve">ach gene-reaction pair is assigned a class of -1, 0, or 1, corresponding to phosphorylated, unregulated and acetylated, respectively. </w:t>
      </w:r>
      <w:del w:id="161" w:author="Smith, Kirk" w:date="2021-04-07T16:30:00Z">
        <w:r w:rsidRPr="002714D7" w:rsidDel="002714D7">
          <w:rPr>
            <w:rFonts w:ascii="Arial" w:hAnsi="Arial" w:cs="Arial"/>
            <w:highlight w:val="yellow"/>
            <w:rPrChange w:id="162" w:author="Smith, Kirk" w:date="2021-04-07T16:31:00Z">
              <w:rPr>
                <w:rFonts w:ascii="Arial" w:hAnsi="Arial" w:cs="Arial"/>
              </w:rPr>
            </w:rPrChange>
          </w:rPr>
          <w:delText xml:space="preserve">For the </w:delText>
        </w:r>
        <w:r w:rsidR="00EF09FA" w:rsidRPr="002714D7" w:rsidDel="002714D7">
          <w:rPr>
            <w:rFonts w:ascii="Arial" w:hAnsi="Arial" w:cs="Arial"/>
            <w:i/>
            <w:iCs/>
            <w:highlight w:val="yellow"/>
            <w:rPrChange w:id="163" w:author="Smith, Kirk" w:date="2021-04-07T16:31:00Z">
              <w:rPr>
                <w:rFonts w:ascii="Arial" w:hAnsi="Arial" w:cs="Arial"/>
                <w:i/>
                <w:iCs/>
              </w:rPr>
            </w:rPrChange>
          </w:rPr>
          <w:delText>E. coli</w:delText>
        </w:r>
        <w:r w:rsidRPr="002714D7" w:rsidDel="002714D7">
          <w:rPr>
            <w:rFonts w:ascii="Arial" w:hAnsi="Arial" w:cs="Arial"/>
            <w:highlight w:val="yellow"/>
            <w:rPrChange w:id="164" w:author="Smith, Kirk" w:date="2021-04-07T16:31:00Z">
              <w:rPr>
                <w:rFonts w:ascii="Arial" w:hAnsi="Arial" w:cs="Arial"/>
              </w:rPr>
            </w:rPrChange>
          </w:rPr>
          <w:delText xml:space="preserve"> and yeast datasets, we used a random permutation to pick one class for genes</w:delText>
        </w:r>
      </w:del>
      <w:ins w:id="165" w:author="Smith, Kirk" w:date="2021-04-07T16:30:00Z">
        <w:r w:rsidR="002714D7" w:rsidRPr="002714D7">
          <w:rPr>
            <w:rFonts w:ascii="Arial" w:hAnsi="Arial" w:cs="Arial"/>
            <w:highlight w:val="yellow"/>
            <w:rPrChange w:id="166" w:author="Smith, Kirk" w:date="2021-04-07T16:31:00Z">
              <w:rPr>
                <w:rFonts w:ascii="Arial" w:hAnsi="Arial" w:cs="Arial"/>
              </w:rPr>
            </w:rPrChange>
          </w:rPr>
          <w:t>Where genes</w:t>
        </w:r>
      </w:ins>
      <w:del w:id="167" w:author="Smith, Kirk" w:date="2021-04-07T16:30:00Z">
        <w:r w:rsidRPr="002714D7" w:rsidDel="002714D7">
          <w:rPr>
            <w:rFonts w:ascii="Arial" w:hAnsi="Arial" w:cs="Arial"/>
            <w:highlight w:val="yellow"/>
            <w:rPrChange w:id="168" w:author="Smith, Kirk" w:date="2021-04-07T16:31:00Z">
              <w:rPr>
                <w:rFonts w:ascii="Arial" w:hAnsi="Arial" w:cs="Arial"/>
              </w:rPr>
            </w:rPrChange>
          </w:rPr>
          <w:delText xml:space="preserve"> that</w:delText>
        </w:r>
      </w:del>
      <w:r w:rsidRPr="002714D7">
        <w:rPr>
          <w:rFonts w:ascii="Arial" w:hAnsi="Arial" w:cs="Arial"/>
          <w:highlight w:val="yellow"/>
          <w:rPrChange w:id="169" w:author="Smith, Kirk" w:date="2021-04-07T16:31:00Z">
            <w:rPr>
              <w:rFonts w:ascii="Arial" w:hAnsi="Arial" w:cs="Arial"/>
            </w:rPr>
          </w:rPrChange>
        </w:rPr>
        <w:t xml:space="preserve"> were differentially expressed for both regulation types</w:t>
      </w:r>
      <w:ins w:id="170" w:author="Smith, Kirk" w:date="2021-04-07T16:30:00Z">
        <w:r w:rsidR="002714D7" w:rsidRPr="002714D7">
          <w:rPr>
            <w:rFonts w:ascii="Arial" w:hAnsi="Arial" w:cs="Arial"/>
            <w:highlight w:val="yellow"/>
            <w:rPrChange w:id="171" w:author="Smith, Kirk" w:date="2021-04-07T16:31:00Z">
              <w:rPr>
                <w:rFonts w:ascii="Arial" w:hAnsi="Arial" w:cs="Arial"/>
              </w:rPr>
            </w:rPrChange>
          </w:rPr>
          <w:t>, phosphorylation was assigned, as this was the minority class</w:t>
        </w:r>
      </w:ins>
      <w:r w:rsidRPr="002714D7">
        <w:rPr>
          <w:rFonts w:ascii="Arial" w:hAnsi="Arial" w:cs="Arial"/>
          <w:highlight w:val="yellow"/>
          <w:rPrChange w:id="172" w:author="Smith, Kirk" w:date="2021-04-07T16:31:00Z">
            <w:rPr>
              <w:rFonts w:ascii="Arial" w:hAnsi="Arial" w:cs="Arial"/>
            </w:rPr>
          </w:rPrChange>
        </w:rPr>
        <w:t>.</w:t>
      </w:r>
      <w:r w:rsidRPr="003B3AED">
        <w:rPr>
          <w:rFonts w:ascii="Arial" w:hAnsi="Arial" w:cs="Arial"/>
        </w:rPr>
        <w:t xml:space="preserve"> </w:t>
      </w:r>
      <w:r w:rsidRPr="00F66302">
        <w:rPr>
          <w:rFonts w:ascii="Arial" w:hAnsi="Arial" w:cs="Arial"/>
          <w:highlight w:val="yellow"/>
          <w:rPrChange w:id="173" w:author="Smith, Kirk" w:date="2021-04-07T16:34:00Z">
            <w:rPr>
              <w:rFonts w:ascii="Arial" w:hAnsi="Arial" w:cs="Arial"/>
            </w:rPr>
          </w:rPrChange>
        </w:rPr>
        <w:t xml:space="preserve">This overlap occurred in 25 gene-reaction pairs in the </w:t>
      </w:r>
      <w:r w:rsidR="00EF09FA" w:rsidRPr="00F66302">
        <w:rPr>
          <w:rFonts w:ascii="Arial" w:hAnsi="Arial" w:cs="Arial"/>
          <w:i/>
          <w:iCs/>
          <w:highlight w:val="yellow"/>
          <w:rPrChange w:id="174" w:author="Smith, Kirk" w:date="2021-04-07T16:34:00Z">
            <w:rPr>
              <w:rFonts w:ascii="Arial" w:hAnsi="Arial" w:cs="Arial"/>
              <w:i/>
              <w:iCs/>
            </w:rPr>
          </w:rPrChange>
        </w:rPr>
        <w:t>E. coli</w:t>
      </w:r>
      <w:r w:rsidRPr="00F66302">
        <w:rPr>
          <w:rFonts w:ascii="Arial" w:hAnsi="Arial" w:cs="Arial"/>
          <w:highlight w:val="yellow"/>
          <w:rPrChange w:id="175" w:author="Smith, Kirk" w:date="2021-04-07T16:34:00Z">
            <w:rPr>
              <w:rFonts w:ascii="Arial" w:hAnsi="Arial" w:cs="Arial"/>
            </w:rPr>
          </w:rPrChange>
        </w:rPr>
        <w:t xml:space="preserve"> dataset</w:t>
      </w:r>
      <w:ins w:id="176" w:author="Smith, Kirk" w:date="2021-04-07T16:33:00Z">
        <w:r w:rsidR="00F66302" w:rsidRPr="00F66302">
          <w:rPr>
            <w:rFonts w:ascii="Arial" w:hAnsi="Arial" w:cs="Arial"/>
            <w:highlight w:val="yellow"/>
            <w:rPrChange w:id="177" w:author="Smith, Kirk" w:date="2021-04-07T16:34:00Z">
              <w:rPr>
                <w:rFonts w:ascii="Arial" w:hAnsi="Arial" w:cs="Arial"/>
              </w:rPr>
            </w:rPrChange>
          </w:rPr>
          <w:t xml:space="preserve">, </w:t>
        </w:r>
      </w:ins>
      <w:del w:id="178" w:author="Smith, Kirk" w:date="2021-04-07T16:33:00Z">
        <w:r w:rsidRPr="00F66302" w:rsidDel="00F66302">
          <w:rPr>
            <w:rFonts w:ascii="Arial" w:hAnsi="Arial" w:cs="Arial"/>
            <w:highlight w:val="yellow"/>
            <w:rPrChange w:id="179" w:author="Smith, Kirk" w:date="2021-04-07T16:34:00Z">
              <w:rPr>
                <w:rFonts w:ascii="Arial" w:hAnsi="Arial" w:cs="Arial"/>
              </w:rPr>
            </w:rPrChange>
          </w:rPr>
          <w:delText xml:space="preserve"> and </w:delText>
        </w:r>
      </w:del>
      <w:r w:rsidRPr="00F66302">
        <w:rPr>
          <w:rFonts w:ascii="Arial" w:hAnsi="Arial" w:cs="Arial"/>
          <w:highlight w:val="yellow"/>
          <w:rPrChange w:id="180" w:author="Smith, Kirk" w:date="2021-04-07T16:34:00Z">
            <w:rPr>
              <w:rFonts w:ascii="Arial" w:hAnsi="Arial" w:cs="Arial"/>
            </w:rPr>
          </w:rPrChange>
        </w:rPr>
        <w:t xml:space="preserve">67 pairs </w:t>
      </w:r>
      <w:ins w:id="181" w:author="Smith, Kirk" w:date="2021-04-07T16:33:00Z">
        <w:r w:rsidR="00F66302" w:rsidRPr="00F66302">
          <w:rPr>
            <w:rFonts w:ascii="Arial" w:hAnsi="Arial" w:cs="Arial"/>
            <w:highlight w:val="yellow"/>
            <w:rPrChange w:id="182" w:author="Smith, Kirk" w:date="2021-04-07T16:34:00Z">
              <w:rPr>
                <w:rFonts w:ascii="Arial" w:hAnsi="Arial" w:cs="Arial"/>
              </w:rPr>
            </w:rPrChange>
          </w:rPr>
          <w:t>for</w:t>
        </w:r>
      </w:ins>
      <w:del w:id="183" w:author="Smith, Kirk" w:date="2021-04-07T16:33:00Z">
        <w:r w:rsidRPr="00F66302" w:rsidDel="00F66302">
          <w:rPr>
            <w:rFonts w:ascii="Arial" w:hAnsi="Arial" w:cs="Arial"/>
            <w:highlight w:val="yellow"/>
            <w:rPrChange w:id="184" w:author="Smith, Kirk" w:date="2021-04-07T16:34:00Z">
              <w:rPr>
                <w:rFonts w:ascii="Arial" w:hAnsi="Arial" w:cs="Arial"/>
              </w:rPr>
            </w:rPrChange>
          </w:rPr>
          <w:delText>in</w:delText>
        </w:r>
      </w:del>
      <w:r w:rsidRPr="00F66302">
        <w:rPr>
          <w:rFonts w:ascii="Arial" w:hAnsi="Arial" w:cs="Arial"/>
          <w:highlight w:val="yellow"/>
          <w:rPrChange w:id="185" w:author="Smith, Kirk" w:date="2021-04-07T16:34:00Z">
            <w:rPr>
              <w:rFonts w:ascii="Arial" w:hAnsi="Arial" w:cs="Arial"/>
            </w:rPr>
          </w:rPrChange>
        </w:rPr>
        <w:t xml:space="preserve"> </w:t>
      </w:r>
      <w:del w:id="186" w:author="Smith, Kirk" w:date="2021-04-07T16:33:00Z">
        <w:r w:rsidRPr="00F66302" w:rsidDel="00F66302">
          <w:rPr>
            <w:rFonts w:ascii="Arial" w:hAnsi="Arial" w:cs="Arial"/>
            <w:highlight w:val="yellow"/>
            <w:rPrChange w:id="187" w:author="Smith, Kirk" w:date="2021-04-07T16:34:00Z">
              <w:rPr>
                <w:rFonts w:ascii="Arial" w:hAnsi="Arial" w:cs="Arial"/>
              </w:rPr>
            </w:rPrChange>
          </w:rPr>
          <w:delText xml:space="preserve">the </w:delText>
        </w:r>
      </w:del>
      <w:r w:rsidRPr="00F66302">
        <w:rPr>
          <w:rFonts w:ascii="Arial" w:hAnsi="Arial" w:cs="Arial"/>
          <w:highlight w:val="yellow"/>
          <w:rPrChange w:id="188" w:author="Smith, Kirk" w:date="2021-04-07T16:34:00Z">
            <w:rPr>
              <w:rFonts w:ascii="Arial" w:hAnsi="Arial" w:cs="Arial"/>
            </w:rPr>
          </w:rPrChange>
        </w:rPr>
        <w:t xml:space="preserve">yeast </w:t>
      </w:r>
      <w:ins w:id="189" w:author="Smith, Kirk" w:date="2021-04-07T16:33:00Z">
        <w:r w:rsidR="00F66302" w:rsidRPr="00F66302">
          <w:rPr>
            <w:rFonts w:ascii="Arial" w:hAnsi="Arial" w:cs="Arial"/>
            <w:highlight w:val="yellow"/>
            <w:rPrChange w:id="190" w:author="Smith, Kirk" w:date="2021-04-07T16:34:00Z">
              <w:rPr>
                <w:rFonts w:ascii="Arial" w:hAnsi="Arial" w:cs="Arial"/>
              </w:rPr>
            </w:rPrChange>
          </w:rPr>
          <w:t>and 2 for HeLa</w:t>
        </w:r>
      </w:ins>
      <w:del w:id="191" w:author="Smith, Kirk" w:date="2021-04-07T16:33:00Z">
        <w:r w:rsidRPr="00F66302" w:rsidDel="00F66302">
          <w:rPr>
            <w:rFonts w:ascii="Arial" w:hAnsi="Arial" w:cs="Arial"/>
            <w:highlight w:val="yellow"/>
            <w:rPrChange w:id="192" w:author="Smith, Kirk" w:date="2021-04-07T16:34:00Z">
              <w:rPr>
                <w:rFonts w:ascii="Arial" w:hAnsi="Arial" w:cs="Arial"/>
              </w:rPr>
            </w:rPrChange>
          </w:rPr>
          <w:delText>dataset</w:delText>
        </w:r>
      </w:del>
      <w:r w:rsidRPr="00F66302">
        <w:rPr>
          <w:rFonts w:ascii="Arial" w:hAnsi="Arial" w:cs="Arial"/>
          <w:highlight w:val="yellow"/>
          <w:rPrChange w:id="193" w:author="Smith, Kirk" w:date="2021-04-07T16:34:00Z">
            <w:rPr>
              <w:rFonts w:ascii="Arial" w:hAnsi="Arial" w:cs="Arial"/>
            </w:rPr>
          </w:rPrChange>
        </w:rPr>
        <w:t>.</w:t>
      </w:r>
      <w:r w:rsidRPr="003B3AED">
        <w:t xml:space="preserve"> </w:t>
      </w:r>
      <w:r w:rsidRPr="003B3AED">
        <w:rPr>
          <w:rFonts w:ascii="Arial" w:hAnsi="Arial" w:cs="Arial"/>
        </w:rPr>
        <w:t>Any genes that were included in the metabolic network, but not found in the corresponding PTM dataset, were assumed to be non-regulated.</w:t>
      </w:r>
      <w:r w:rsidRPr="003B3AED">
        <w:t xml:space="preserve"> </w:t>
      </w:r>
      <w:r>
        <w:t>A</w:t>
      </w:r>
      <w:r w:rsidRPr="003B3AED">
        <w:rPr>
          <w:rFonts w:ascii="Arial" w:hAnsi="Arial" w:cs="Arial"/>
        </w:rPr>
        <w:t xml:space="preserve">ny missing feature data was replaced with the median value. </w:t>
      </w:r>
      <w:r w:rsidRPr="00495EA7">
        <w:rPr>
          <w:rFonts w:ascii="Arial" w:hAnsi="Arial" w:cs="Arial"/>
          <w:highlight w:val="yellow"/>
          <w:rPrChange w:id="194" w:author="Smith, Kirk" w:date="2021-04-07T16:49:00Z">
            <w:rPr>
              <w:rFonts w:ascii="Arial" w:hAnsi="Arial" w:cs="Arial"/>
            </w:rPr>
          </w:rPrChange>
        </w:rPr>
        <w:t>To account for the differences between organism characteristics,</w:t>
      </w:r>
      <w:ins w:id="195" w:author="Smith, Kirk" w:date="2021-04-07T16:45:00Z">
        <w:r w:rsidR="00495EA7" w:rsidRPr="00495EA7">
          <w:rPr>
            <w:rFonts w:ascii="Arial" w:hAnsi="Arial" w:cs="Arial"/>
            <w:highlight w:val="yellow"/>
            <w:rPrChange w:id="196" w:author="Smith, Kirk" w:date="2021-04-07T16:49:00Z">
              <w:rPr>
                <w:rFonts w:ascii="Arial" w:hAnsi="Arial" w:cs="Arial"/>
              </w:rPr>
            </w:rPrChange>
          </w:rPr>
          <w:t xml:space="preserve"> 10 of the 13</w:t>
        </w:r>
      </w:ins>
      <w:del w:id="197" w:author="Smith, Kirk" w:date="2021-04-07T16:45:00Z">
        <w:r w:rsidRPr="00495EA7" w:rsidDel="00495EA7">
          <w:rPr>
            <w:rFonts w:ascii="Arial" w:hAnsi="Arial" w:cs="Arial"/>
            <w:highlight w:val="yellow"/>
            <w:rPrChange w:id="198" w:author="Smith, Kirk" w:date="2021-04-07T16:49:00Z">
              <w:rPr>
                <w:rFonts w:ascii="Arial" w:hAnsi="Arial" w:cs="Arial"/>
              </w:rPr>
            </w:rPrChange>
          </w:rPr>
          <w:delText xml:space="preserve"> </w:delText>
        </w:r>
      </w:del>
      <w:ins w:id="199" w:author="Smith, Kirk" w:date="2021-04-07T16:44:00Z">
        <w:r w:rsidR="00495EA7" w:rsidRPr="00495EA7">
          <w:rPr>
            <w:rFonts w:ascii="Arial" w:hAnsi="Arial" w:cs="Arial"/>
            <w:highlight w:val="yellow"/>
            <w:rPrChange w:id="200" w:author="Smith, Kirk" w:date="2021-04-07T16:49:00Z">
              <w:rPr>
                <w:rFonts w:ascii="Arial" w:hAnsi="Arial" w:cs="Arial"/>
              </w:rPr>
            </w:rPrChange>
          </w:rPr>
          <w:t xml:space="preserve"> </w:t>
        </w:r>
      </w:ins>
      <w:del w:id="201" w:author="Smith, Kirk" w:date="2021-04-07T16:44:00Z">
        <w:r w:rsidRPr="00495EA7" w:rsidDel="00495EA7">
          <w:rPr>
            <w:rFonts w:ascii="Arial" w:hAnsi="Arial" w:cs="Arial"/>
            <w:highlight w:val="yellow"/>
            <w:rPrChange w:id="202" w:author="Smith, Kirk" w:date="2021-04-07T16:49:00Z">
              <w:rPr>
                <w:rFonts w:ascii="Arial" w:hAnsi="Arial" w:cs="Arial"/>
              </w:rPr>
            </w:rPrChange>
          </w:rPr>
          <w:delText xml:space="preserve">we normalized the </w:delText>
        </w:r>
      </w:del>
      <w:r w:rsidRPr="00495EA7">
        <w:rPr>
          <w:rFonts w:ascii="Arial" w:hAnsi="Arial" w:cs="Arial"/>
          <w:highlight w:val="yellow"/>
          <w:rPrChange w:id="203" w:author="Smith, Kirk" w:date="2021-04-07T16:49:00Z">
            <w:rPr>
              <w:rFonts w:ascii="Arial" w:hAnsi="Arial" w:cs="Arial"/>
            </w:rPr>
          </w:rPrChange>
        </w:rPr>
        <w:t xml:space="preserve">features </w:t>
      </w:r>
      <w:del w:id="204" w:author="Smith, Kirk" w:date="2021-04-07T16:45:00Z">
        <w:r w:rsidRPr="00495EA7" w:rsidDel="00495EA7">
          <w:rPr>
            <w:rFonts w:ascii="Arial" w:hAnsi="Arial" w:cs="Arial"/>
            <w:highlight w:val="yellow"/>
            <w:rPrChange w:id="205" w:author="Smith, Kirk" w:date="2021-04-07T16:49:00Z">
              <w:rPr>
                <w:rFonts w:ascii="Arial" w:hAnsi="Arial" w:cs="Arial"/>
              </w:rPr>
            </w:rPrChange>
          </w:rPr>
          <w:delText>for each condition table on</w:delText>
        </w:r>
      </w:del>
      <w:ins w:id="206" w:author="Smith, Kirk" w:date="2021-04-07T16:45:00Z">
        <w:r w:rsidR="00495EA7" w:rsidRPr="00495EA7">
          <w:rPr>
            <w:rFonts w:ascii="Arial" w:hAnsi="Arial" w:cs="Arial"/>
            <w:highlight w:val="yellow"/>
            <w:rPrChange w:id="207" w:author="Smith, Kirk" w:date="2021-04-07T16:49:00Z">
              <w:rPr>
                <w:rFonts w:ascii="Arial" w:hAnsi="Arial" w:cs="Arial"/>
              </w:rPr>
            </w:rPrChange>
          </w:rPr>
          <w:t>were normalized on</w:t>
        </w:r>
      </w:ins>
      <w:r w:rsidRPr="00495EA7">
        <w:rPr>
          <w:rFonts w:ascii="Arial" w:hAnsi="Arial" w:cs="Arial"/>
          <w:highlight w:val="yellow"/>
          <w:rPrChange w:id="208" w:author="Smith, Kirk" w:date="2021-04-07T16:49:00Z">
            <w:rPr>
              <w:rFonts w:ascii="Arial" w:hAnsi="Arial" w:cs="Arial"/>
            </w:rPr>
          </w:rPrChange>
        </w:rPr>
        <w:t xml:space="preserve"> a scale of 0 to 1</w:t>
      </w:r>
      <w:ins w:id="209" w:author="Smith, Kirk" w:date="2021-04-07T16:45:00Z">
        <w:r w:rsidR="00495EA7" w:rsidRPr="00495EA7">
          <w:rPr>
            <w:rFonts w:ascii="Arial" w:hAnsi="Arial" w:cs="Arial"/>
            <w:highlight w:val="yellow"/>
            <w:rPrChange w:id="210" w:author="Smith, Kirk" w:date="2021-04-07T16:49:00Z">
              <w:rPr>
                <w:rFonts w:ascii="Arial" w:hAnsi="Arial" w:cs="Arial"/>
              </w:rPr>
            </w:rPrChange>
          </w:rPr>
          <w:t xml:space="preserve"> for each condition</w:t>
        </w:r>
      </w:ins>
      <w:r w:rsidRPr="00495EA7">
        <w:rPr>
          <w:rFonts w:ascii="Arial" w:hAnsi="Arial" w:cs="Arial"/>
          <w:highlight w:val="yellow"/>
          <w:rPrChange w:id="211" w:author="Smith, Kirk" w:date="2021-04-07T16:49:00Z">
            <w:rPr>
              <w:rFonts w:ascii="Arial" w:hAnsi="Arial" w:cs="Arial"/>
            </w:rPr>
          </w:rPrChange>
        </w:rPr>
        <w:t xml:space="preserve">. </w:t>
      </w:r>
      <w:ins w:id="212" w:author="Smith, Kirk" w:date="2021-04-07T16:47:00Z">
        <w:r w:rsidR="00495EA7" w:rsidRPr="00495EA7">
          <w:rPr>
            <w:rFonts w:ascii="Arial" w:hAnsi="Arial" w:cs="Arial"/>
            <w:highlight w:val="yellow"/>
            <w:rPrChange w:id="213" w:author="Smith, Kirk" w:date="2021-04-07T16:49:00Z">
              <w:rPr>
                <w:rFonts w:ascii="Arial" w:hAnsi="Arial" w:cs="Arial"/>
              </w:rPr>
            </w:rPrChange>
          </w:rPr>
          <w:t>The c</w:t>
        </w:r>
      </w:ins>
      <w:ins w:id="214" w:author="Smith, Kirk" w:date="2021-04-07T16:45:00Z">
        <w:r w:rsidR="00495EA7" w:rsidRPr="00495EA7">
          <w:rPr>
            <w:rFonts w:ascii="Arial" w:hAnsi="Arial" w:cs="Arial"/>
            <w:highlight w:val="yellow"/>
            <w:rPrChange w:id="215" w:author="Smith, Kirk" w:date="2021-04-07T16:49:00Z">
              <w:rPr>
                <w:rFonts w:ascii="Arial" w:hAnsi="Arial" w:cs="Arial"/>
              </w:rPr>
            </w:rPrChange>
          </w:rPr>
          <w:t xml:space="preserve">atalytic activity and PFBA flux </w:t>
        </w:r>
      </w:ins>
      <w:ins w:id="216" w:author="Smith, Kirk" w:date="2021-04-07T16:47:00Z">
        <w:r w:rsidR="00495EA7" w:rsidRPr="00495EA7">
          <w:rPr>
            <w:rFonts w:ascii="Arial" w:hAnsi="Arial" w:cs="Arial"/>
            <w:highlight w:val="yellow"/>
            <w:rPrChange w:id="217" w:author="Smith, Kirk" w:date="2021-04-07T16:49:00Z">
              <w:rPr>
                <w:rFonts w:ascii="Arial" w:hAnsi="Arial" w:cs="Arial"/>
              </w:rPr>
            </w:rPrChange>
          </w:rPr>
          <w:t xml:space="preserve">features </w:t>
        </w:r>
      </w:ins>
      <w:ins w:id="218" w:author="Smith, Kirk" w:date="2021-04-07T16:48:00Z">
        <w:r w:rsidR="00495EA7" w:rsidRPr="00495EA7">
          <w:rPr>
            <w:rFonts w:ascii="Arial" w:hAnsi="Arial" w:cs="Arial"/>
            <w:highlight w:val="yellow"/>
            <w:rPrChange w:id="219" w:author="Smith, Kirk" w:date="2021-04-07T16:49:00Z">
              <w:rPr>
                <w:rFonts w:ascii="Arial" w:hAnsi="Arial" w:cs="Arial"/>
              </w:rPr>
            </w:rPrChange>
          </w:rPr>
          <w:t xml:space="preserve">showed </w:t>
        </w:r>
      </w:ins>
      <w:ins w:id="220" w:author="Smith, Kirk" w:date="2021-04-07T16:47:00Z">
        <w:r w:rsidR="00495EA7" w:rsidRPr="00495EA7">
          <w:rPr>
            <w:rFonts w:ascii="Arial" w:hAnsi="Arial" w:cs="Arial"/>
            <w:highlight w:val="yellow"/>
            <w:rPrChange w:id="221" w:author="Smith, Kirk" w:date="2021-04-07T16:49:00Z">
              <w:rPr>
                <w:rFonts w:ascii="Arial" w:hAnsi="Arial" w:cs="Arial"/>
              </w:rPr>
            </w:rPrChange>
          </w:rPr>
          <w:t xml:space="preserve">unique organism-specific signatures when normalized, </w:t>
        </w:r>
      </w:ins>
      <w:ins w:id="222" w:author="Smith, Kirk" w:date="2021-04-07T16:48:00Z">
        <w:r w:rsidR="00495EA7" w:rsidRPr="00495EA7">
          <w:rPr>
            <w:rFonts w:ascii="Arial" w:hAnsi="Arial" w:cs="Arial"/>
            <w:highlight w:val="yellow"/>
            <w:rPrChange w:id="223" w:author="Smith, Kirk" w:date="2021-04-07T16:49:00Z">
              <w:rPr>
                <w:rFonts w:ascii="Arial" w:hAnsi="Arial" w:cs="Arial"/>
              </w:rPr>
            </w:rPrChange>
          </w:rPr>
          <w:t xml:space="preserve">so these two attributes </w:t>
        </w:r>
      </w:ins>
      <w:ins w:id="224" w:author="Smith, Kirk" w:date="2021-04-07T16:45:00Z">
        <w:r w:rsidR="00495EA7" w:rsidRPr="00495EA7">
          <w:rPr>
            <w:rFonts w:ascii="Arial" w:hAnsi="Arial" w:cs="Arial"/>
            <w:highlight w:val="yellow"/>
            <w:rPrChange w:id="225" w:author="Smith, Kirk" w:date="2021-04-07T16:49:00Z">
              <w:rPr>
                <w:rFonts w:ascii="Arial" w:hAnsi="Arial" w:cs="Arial"/>
              </w:rPr>
            </w:rPrChange>
          </w:rPr>
          <w:t xml:space="preserve">were </w:t>
        </w:r>
      </w:ins>
      <w:ins w:id="226" w:author="Smith, Kirk" w:date="2021-04-07T16:46:00Z">
        <w:r w:rsidR="00495EA7" w:rsidRPr="00495EA7">
          <w:rPr>
            <w:rFonts w:ascii="Arial" w:hAnsi="Arial" w:cs="Arial"/>
            <w:highlight w:val="yellow"/>
            <w:rPrChange w:id="227" w:author="Smith, Kirk" w:date="2021-04-07T16:49:00Z">
              <w:rPr>
                <w:rFonts w:ascii="Arial" w:hAnsi="Arial" w:cs="Arial"/>
              </w:rPr>
            </w:rPrChange>
          </w:rPr>
          <w:t>scaled using the</w:t>
        </w:r>
      </w:ins>
      <w:ins w:id="228" w:author="Smith, Kirk" w:date="2021-04-07T16:48:00Z">
        <w:r w:rsidR="00495EA7" w:rsidRPr="00495EA7">
          <w:rPr>
            <w:rFonts w:ascii="Arial" w:hAnsi="Arial" w:cs="Arial"/>
            <w:highlight w:val="yellow"/>
            <w:rPrChange w:id="229" w:author="Smith, Kirk" w:date="2021-04-07T16:49:00Z">
              <w:rPr>
                <w:rFonts w:ascii="Arial" w:hAnsi="Arial" w:cs="Arial"/>
              </w:rPr>
            </w:rPrChange>
          </w:rPr>
          <w:t>ir</w:t>
        </w:r>
      </w:ins>
      <w:ins w:id="230" w:author="Smith, Kirk" w:date="2021-04-07T16:46:00Z">
        <w:r w:rsidR="00495EA7" w:rsidRPr="00495EA7">
          <w:rPr>
            <w:rFonts w:ascii="Arial" w:hAnsi="Arial" w:cs="Arial"/>
            <w:highlight w:val="yellow"/>
            <w:rPrChange w:id="231" w:author="Smith, Kirk" w:date="2021-04-07T16:49:00Z">
              <w:rPr>
                <w:rFonts w:ascii="Arial" w:hAnsi="Arial" w:cs="Arial"/>
              </w:rPr>
            </w:rPrChange>
          </w:rPr>
          <w:t xml:space="preserve"> mean value</w:t>
        </w:r>
      </w:ins>
      <w:ins w:id="232" w:author="Smith, Kirk" w:date="2021-04-07T16:48:00Z">
        <w:r w:rsidR="00495EA7" w:rsidRPr="00495EA7">
          <w:rPr>
            <w:rFonts w:ascii="Arial" w:hAnsi="Arial" w:cs="Arial"/>
            <w:highlight w:val="yellow"/>
            <w:rPrChange w:id="233" w:author="Smith, Kirk" w:date="2021-04-07T16:49:00Z">
              <w:rPr>
                <w:rFonts w:ascii="Arial" w:hAnsi="Arial" w:cs="Arial"/>
              </w:rPr>
            </w:rPrChange>
          </w:rPr>
          <w:t>s</w:t>
        </w:r>
      </w:ins>
      <w:ins w:id="234" w:author="Smith, Kirk" w:date="2021-04-07T16:46:00Z">
        <w:r w:rsidR="00495EA7" w:rsidRPr="00495EA7">
          <w:rPr>
            <w:rFonts w:ascii="Arial" w:hAnsi="Arial" w:cs="Arial"/>
            <w:highlight w:val="yellow"/>
            <w:rPrChange w:id="235" w:author="Smith, Kirk" w:date="2021-04-07T16:49:00Z">
              <w:rPr>
                <w:rFonts w:ascii="Arial" w:hAnsi="Arial" w:cs="Arial"/>
              </w:rPr>
            </w:rPrChange>
          </w:rPr>
          <w:t xml:space="preserve"> </w:t>
        </w:r>
      </w:ins>
      <w:ins w:id="236" w:author="Smith, Kirk" w:date="2021-04-07T16:48:00Z">
        <w:r w:rsidR="00495EA7" w:rsidRPr="00495EA7">
          <w:rPr>
            <w:rFonts w:ascii="Arial" w:hAnsi="Arial" w:cs="Arial"/>
            <w:highlight w:val="yellow"/>
            <w:rPrChange w:id="237" w:author="Smith, Kirk" w:date="2021-04-07T16:49:00Z">
              <w:rPr>
                <w:rFonts w:ascii="Arial" w:hAnsi="Arial" w:cs="Arial"/>
              </w:rPr>
            </w:rPrChange>
          </w:rPr>
          <w:t>from</w:t>
        </w:r>
      </w:ins>
      <w:ins w:id="238" w:author="Smith, Kirk" w:date="2021-04-07T16:46:00Z">
        <w:r w:rsidR="00495EA7" w:rsidRPr="00495EA7">
          <w:rPr>
            <w:rFonts w:ascii="Arial" w:hAnsi="Arial" w:cs="Arial"/>
            <w:highlight w:val="yellow"/>
            <w:rPrChange w:id="239" w:author="Smith, Kirk" w:date="2021-04-07T16:49:00Z">
              <w:rPr>
                <w:rFonts w:ascii="Arial" w:hAnsi="Arial" w:cs="Arial"/>
              </w:rPr>
            </w:rPrChange>
          </w:rPr>
          <w:t xml:space="preserve"> the respective condition. </w:t>
        </w:r>
      </w:ins>
      <w:ins w:id="240" w:author="Smith, Kirk" w:date="2021-04-07T16:48:00Z">
        <w:r w:rsidR="00495EA7" w:rsidRPr="00495EA7">
          <w:rPr>
            <w:rFonts w:ascii="Arial" w:hAnsi="Arial" w:cs="Arial"/>
            <w:highlight w:val="yellow"/>
            <w:rPrChange w:id="241" w:author="Smith, Kirk" w:date="2021-04-07T16:49:00Z">
              <w:rPr>
                <w:rFonts w:ascii="Arial" w:hAnsi="Arial" w:cs="Arial"/>
              </w:rPr>
            </w:rPrChange>
          </w:rPr>
          <w:t xml:space="preserve">Reaction reversibility is </w:t>
        </w:r>
      </w:ins>
      <w:ins w:id="242" w:author="Smith, Kirk" w:date="2021-04-07T16:49:00Z">
        <w:r w:rsidR="00495EA7" w:rsidRPr="00495EA7">
          <w:rPr>
            <w:rFonts w:ascii="Arial" w:hAnsi="Arial" w:cs="Arial"/>
            <w:highlight w:val="yellow"/>
            <w:rPrChange w:id="243" w:author="Smith, Kirk" w:date="2021-04-07T16:49:00Z">
              <w:rPr>
                <w:rFonts w:ascii="Arial" w:hAnsi="Arial" w:cs="Arial"/>
              </w:rPr>
            </w:rPrChange>
          </w:rPr>
          <w:t>a binary variable and therefore was not scaled.</w:t>
        </w:r>
        <w:r w:rsidR="00495EA7">
          <w:rPr>
            <w:rFonts w:ascii="Arial" w:hAnsi="Arial" w:cs="Arial"/>
          </w:rPr>
          <w:t xml:space="preserve"> </w:t>
        </w:r>
      </w:ins>
    </w:p>
    <w:p w14:paraId="18B155A6" w14:textId="7233B4CD" w:rsidR="00722D23" w:rsidRDefault="00722D23" w:rsidP="007969F9">
      <w:pPr>
        <w:rPr>
          <w:rFonts w:ascii="Arial" w:hAnsi="Arial" w:cs="Arial"/>
        </w:rPr>
      </w:pPr>
      <w:r w:rsidRPr="00692C5F">
        <w:rPr>
          <w:rFonts w:ascii="Arial" w:hAnsi="Arial" w:cs="Arial"/>
        </w:rPr>
        <w:t xml:space="preserve">Proteins that were not annotated to be acetylated or phosphorylated in any condition in the </w:t>
      </w:r>
      <w:r w:rsidR="009813A7" w:rsidRPr="00692C5F">
        <w:rPr>
          <w:rFonts w:ascii="Arial" w:hAnsi="Arial" w:cs="Arial"/>
        </w:rPr>
        <w:t xml:space="preserve">protein lysine modification database </w:t>
      </w:r>
      <w:r w:rsidR="00520FA6">
        <w:rPr>
          <w:rFonts w:ascii="Arial" w:hAnsi="Arial" w:cs="Arial"/>
        </w:rPr>
        <w:t>or</w:t>
      </w:r>
      <w:r w:rsidR="009813A7" w:rsidRPr="00692C5F">
        <w:rPr>
          <w:rFonts w:ascii="Arial" w:hAnsi="Arial" w:cs="Arial"/>
        </w:rPr>
        <w:t xml:space="preserve"> the </w:t>
      </w:r>
      <w:proofErr w:type="spellStart"/>
      <w:r w:rsidRPr="00692C5F">
        <w:rPr>
          <w:rFonts w:ascii="Arial" w:hAnsi="Arial" w:cs="Arial"/>
        </w:rPr>
        <w:t>Uni</w:t>
      </w:r>
      <w:r w:rsidR="00C9107F" w:rsidRPr="00692C5F">
        <w:rPr>
          <w:rFonts w:ascii="Arial" w:hAnsi="Arial" w:cs="Arial"/>
        </w:rPr>
        <w:t>P</w:t>
      </w:r>
      <w:r w:rsidRPr="00692C5F">
        <w:rPr>
          <w:rFonts w:ascii="Arial" w:hAnsi="Arial" w:cs="Arial"/>
        </w:rPr>
        <w:t>rot</w:t>
      </w:r>
      <w:proofErr w:type="spellEnd"/>
      <w:r w:rsidRPr="00692C5F">
        <w:rPr>
          <w:rFonts w:ascii="Arial" w:hAnsi="Arial" w:cs="Arial"/>
        </w:rPr>
        <w:t xml:space="preserve"> database were removed from the ML model</w:t>
      </w:r>
      <w:r w:rsidR="009813A7" w:rsidRPr="00692C5F">
        <w:rPr>
          <w:rFonts w:ascii="Arial" w:hAnsi="Arial" w:cs="Arial"/>
        </w:rPr>
        <w:t xml:space="preserve"> </w:t>
      </w:r>
      <w:r w:rsidR="009813A7" w:rsidRPr="00692C5F">
        <w:rPr>
          <w:rFonts w:ascii="Arial" w:hAnsi="Arial" w:cs="Arial"/>
        </w:rPr>
        <w:fldChar w:fldCharType="begin" w:fldLock="1"/>
      </w:r>
      <w:r w:rsidR="00692C5F" w:rsidRPr="00692C5F">
        <w:rPr>
          <w:rFonts w:ascii="Arial" w:hAnsi="Arial" w:cs="Arial"/>
        </w:rPr>
        <w:instrText>ADDIN CSL_CITATION {"citationItems":[{"id":"ITEM-1","itemData":{"DOI":"10.1093/nar/gkv1240","ISSN":"13624962","PMID":"26578568","abstract":"Owing to the importance of the post-translational modifications (PTMs) of proteins in regulating biological processes, the dbPTM (http://dbPTM.mbc. nctu.edu.tw/) was developed as a comprehensive database of experimentally verified PTMs from several databases with annotations of potential PTMs for all UniProtKB protein entries. For this 10th anniversary of dbPTM, the updated resource provides not only a comprehensive dataset of experimentally verified PTMs, supported by the literature, but also an integrative interface for accessing all available databases and tools that are associated with PTM analysis. As well as collecting experimental PTM data from 14 public databases, this update manually curates over 12 000 modified peptides, including the emerging S-nitrosylation, S-glutathionylation and succinylation, from approximately 500 research articles, which were retrieved by text mining. As the number of available PTM prediction methods increases, this work compiles a non-homologous benchmark dataset to evaluate the predictive power of online PTM prediction tools. An increasing interest in the structural investigation of PTM substrate sites motivated the mapping of all experimental PTM peptides to protein entries of Protein Data Bank (PDB) based on database identifier and sequence identity, which enables users to examine spatially neighboring amino acids, solvent-accessible surface area and side-chain orientations for PTM substrate sites on tertiary structures. Since drug binding in PDB is annotated, this update identified over 1100 PTM sites that are associated with drug binding. The update also integrates metabolic pathways and protein-protein interactions to support the PTM network analysis for a group of proteins. Finally, the web interface is redesigned and enhanced to facilitate access to this resource.","author":[{"dropping-particle":"","family":"Huang","given":"Kai Yao","non-dropping-particle":"","parse-names":false,"suffix":""},{"dropping-particle":"","family":"Su","given":"Min Gang","non-dropping-particle":"","parse-names":false,"suffix":""},{"dropping-particle":"","family":"Kao","given":"Hui Ju","non-dropping-particle":"","parse-names":false,"suffix":""},{"dropping-particle":"","family":"Hsieh","given":"Yun Chung","non-dropping-particle":"","parse-names":false,"suffix":""},{"dropping-particle":"","family":"Jhong","given":"Jhih Hua","non-dropping-particle":"","parse-names":false,"suffix":""},{"dropping-particle":"","family":"Cheng","given":"Kuang Hao","non-dropping-particle":"","parse-names":false,"suffix":""},{"dropping-particle":"Da","family":"Huang","given":"Hsien","non-dropping-particle":"","parse-names":false,"suffix":""},{"dropping-particle":"","family":"Lee","given":"Tzong Yi","non-dropping-particle":"","parse-names":false,"suffix":""}],"container-title":"Nucleic Acids Research","id":"ITEM-1","issued":{"date-parts":[["2016"]]},"title":"dbPTM 2016: 10-year anniversary of a resource for post-translational modification of proteins","type":"article-journal"},"uris":["http://www.mendeley.com/documents/?uuid=b22d0a41-7495-4df9-95e2-bd0576abe79c"]},{"id":"ITEM-2","itemData":{"PMID":"30395287","abstract":"The UniProt Knowledgebase is a collection of sequences and annotations for over 120 million proteins across all branches of life. Detailed annotations extracted from the literature by expert curators have been collected for over half a million of these proteins. These annotations are supplemented by annotations provided by rule based automated systems, and those imported from other resources. In this article we describe significant updates that we have made over the last 2 years to the resource. We have greatly expanded the number of Reference Proteomes that we provide and in particular we have focussed on improving the number of viral Reference Proteomes. The UniProt website has been augmented with new data visualizations for the subcellular localization of proteins as well as their structure and interactions. UniProt resources are available under a CC-BY (4.0) license via the web at https://www.uniprot.org/.","author":[{"dropping-particle":"","family":"The UniProt Consortium","given":"","non-dropping-particle":"","parse-names":false,"suffix":""}],"container-title":"Nucleic Acids Research","id":"ITEM-2","issued":{"date-parts":[["2019"]]},"title":"UniProt: a worldwide hub of protein knowledge | Nucleic Acids Research | Oxford Academic","type":"article-journal"},"uris":["http://www.mendeley.com/documents/?uuid=1af6296a-4e92-4817-b21a-23c5c045f236"]}],"mendeley":{"formattedCitation":"[81,82]","plainTextFormattedCitation":"[81,82]","previouslyFormattedCitation":"[81]"},"properties":{"noteIndex":0},"schema":"https://github.com/citation-style-language/schema/raw/master/csl-citation.json"}</w:instrText>
      </w:r>
      <w:r w:rsidR="009813A7" w:rsidRPr="00692C5F">
        <w:rPr>
          <w:rFonts w:ascii="Arial" w:hAnsi="Arial" w:cs="Arial"/>
        </w:rPr>
        <w:fldChar w:fldCharType="separate"/>
      </w:r>
      <w:r w:rsidR="00692C5F" w:rsidRPr="00692C5F">
        <w:rPr>
          <w:rFonts w:ascii="Arial" w:hAnsi="Arial" w:cs="Arial"/>
          <w:noProof/>
        </w:rPr>
        <w:t>[81,82]</w:t>
      </w:r>
      <w:r w:rsidR="009813A7" w:rsidRPr="00692C5F">
        <w:rPr>
          <w:rFonts w:ascii="Arial" w:hAnsi="Arial" w:cs="Arial"/>
        </w:rPr>
        <w:fldChar w:fldCharType="end"/>
      </w:r>
      <w:r w:rsidRPr="00692C5F">
        <w:rPr>
          <w:rFonts w:ascii="Arial" w:hAnsi="Arial" w:cs="Arial"/>
        </w:rPr>
        <w:t>. However</w:t>
      </w:r>
      <w:r w:rsidR="00E33535">
        <w:rPr>
          <w:rFonts w:ascii="Arial" w:hAnsi="Arial" w:cs="Arial"/>
        </w:rPr>
        <w:t>,</w:t>
      </w:r>
      <w:r w:rsidRPr="00692C5F">
        <w:rPr>
          <w:rFonts w:ascii="Arial" w:hAnsi="Arial" w:cs="Arial"/>
        </w:rPr>
        <w:t xml:space="preserve"> this step did not significantly alter the accuracy as most metabolic proteins were annotated to be regulated by these PTMs (S. Figure </w:t>
      </w:r>
      <w:r w:rsidR="007F0DA5" w:rsidRPr="00692C5F">
        <w:rPr>
          <w:rFonts w:ascii="Arial" w:hAnsi="Arial" w:cs="Arial"/>
        </w:rPr>
        <w:t>22</w:t>
      </w:r>
      <w:r w:rsidRPr="00692C5F">
        <w:rPr>
          <w:rFonts w:ascii="Arial" w:hAnsi="Arial" w:cs="Arial"/>
        </w:rPr>
        <w:t>).</w:t>
      </w:r>
      <w:r>
        <w:rPr>
          <w:rFonts w:ascii="Arial" w:hAnsi="Arial" w:cs="Arial"/>
        </w:rPr>
        <w:t xml:space="preserve"> </w:t>
      </w:r>
      <w:r w:rsidRPr="00AF539F">
        <w:rPr>
          <w:rFonts w:ascii="Arial" w:hAnsi="Arial" w:cs="Arial"/>
        </w:rPr>
        <w:t xml:space="preserve">The final data used to train the CAROM-ML model included </w:t>
      </w:r>
      <w:r w:rsidR="0036369E">
        <w:rPr>
          <w:rFonts w:ascii="Arial" w:hAnsi="Arial" w:cs="Arial"/>
        </w:rPr>
        <w:t xml:space="preserve">2427 </w:t>
      </w:r>
      <w:r w:rsidRPr="00AF539F">
        <w:rPr>
          <w:rFonts w:ascii="Arial" w:hAnsi="Arial" w:cs="Arial"/>
        </w:rPr>
        <w:t xml:space="preserve">gene-reaction pairs for </w:t>
      </w:r>
      <w:r w:rsidR="00EF09FA" w:rsidRPr="00AF539F">
        <w:rPr>
          <w:rFonts w:ascii="Arial" w:hAnsi="Arial" w:cs="Arial"/>
          <w:i/>
          <w:iCs/>
        </w:rPr>
        <w:t>E. coli</w:t>
      </w:r>
      <w:r w:rsidRPr="00AF539F">
        <w:rPr>
          <w:rFonts w:ascii="Arial" w:hAnsi="Arial" w:cs="Arial"/>
        </w:rPr>
        <w:t xml:space="preserve">, </w:t>
      </w:r>
      <w:r w:rsidR="0036369E">
        <w:rPr>
          <w:rFonts w:ascii="Arial" w:hAnsi="Arial" w:cs="Arial"/>
        </w:rPr>
        <w:t>3039</w:t>
      </w:r>
      <w:r w:rsidRPr="00AF539F">
        <w:rPr>
          <w:rFonts w:ascii="Arial" w:hAnsi="Arial" w:cs="Arial"/>
        </w:rPr>
        <w:t xml:space="preserve"> for yeast, </w:t>
      </w:r>
      <w:r w:rsidR="0036369E">
        <w:rPr>
          <w:rFonts w:ascii="Arial" w:hAnsi="Arial" w:cs="Arial"/>
        </w:rPr>
        <w:t>3661</w:t>
      </w:r>
      <w:r w:rsidRPr="00AF539F">
        <w:rPr>
          <w:rFonts w:ascii="Arial" w:hAnsi="Arial" w:cs="Arial"/>
        </w:rPr>
        <w:t xml:space="preserve"> for HeLa, and 3</w:t>
      </w:r>
      <w:r w:rsidR="0036369E">
        <w:rPr>
          <w:rFonts w:ascii="Arial" w:hAnsi="Arial" w:cs="Arial"/>
        </w:rPr>
        <w:t>582</w:t>
      </w:r>
      <w:r w:rsidRPr="00AF539F">
        <w:rPr>
          <w:rFonts w:ascii="Arial" w:hAnsi="Arial" w:cs="Arial"/>
        </w:rPr>
        <w:t xml:space="preserve"> for the </w:t>
      </w:r>
      <w:r w:rsidR="00B94A4E">
        <w:rPr>
          <w:rFonts w:ascii="Arial" w:hAnsi="Arial" w:cs="Arial"/>
        </w:rPr>
        <w:t>G0</w:t>
      </w:r>
      <w:r w:rsidRPr="00AF539F">
        <w:rPr>
          <w:rFonts w:ascii="Arial" w:hAnsi="Arial" w:cs="Arial"/>
        </w:rPr>
        <w:t xml:space="preserve"> conditions of the mouse dataset, for a total of </w:t>
      </w:r>
      <w:r w:rsidR="00202018">
        <w:rPr>
          <w:rFonts w:ascii="Arial" w:hAnsi="Arial" w:cs="Arial"/>
        </w:rPr>
        <w:t>12</w:t>
      </w:r>
      <w:r w:rsidRPr="00AF539F">
        <w:rPr>
          <w:rFonts w:ascii="Arial" w:hAnsi="Arial" w:cs="Arial"/>
        </w:rPr>
        <w:t>,</w:t>
      </w:r>
      <w:r w:rsidR="00202018">
        <w:rPr>
          <w:rFonts w:ascii="Arial" w:hAnsi="Arial" w:cs="Arial"/>
        </w:rPr>
        <w:t>709</w:t>
      </w:r>
      <w:r w:rsidRPr="00AF539F">
        <w:rPr>
          <w:rFonts w:ascii="Arial" w:hAnsi="Arial" w:cs="Arial"/>
        </w:rPr>
        <w:t xml:space="preserve"> observations</w:t>
      </w:r>
      <w:r w:rsidR="00653C1C" w:rsidRPr="00AF539F">
        <w:rPr>
          <w:rFonts w:ascii="Arial" w:hAnsi="Arial" w:cs="Arial"/>
        </w:rPr>
        <w:t xml:space="preserve"> (S. Figure 23, S. Table</w:t>
      </w:r>
      <w:r w:rsidR="008C09F5" w:rsidRPr="00AF539F">
        <w:rPr>
          <w:rFonts w:ascii="Arial" w:hAnsi="Arial" w:cs="Arial"/>
        </w:rPr>
        <w:t>s</w:t>
      </w:r>
      <w:r w:rsidR="00653C1C" w:rsidRPr="00AF539F">
        <w:rPr>
          <w:rFonts w:ascii="Arial" w:hAnsi="Arial" w:cs="Arial"/>
        </w:rPr>
        <w:t xml:space="preserve"> </w:t>
      </w:r>
      <w:r w:rsidR="005864A5" w:rsidRPr="00AF539F">
        <w:rPr>
          <w:rFonts w:ascii="Arial" w:hAnsi="Arial" w:cs="Arial"/>
        </w:rPr>
        <w:t>13</w:t>
      </w:r>
      <w:r w:rsidR="008C09F5" w:rsidRPr="00AF539F">
        <w:rPr>
          <w:rFonts w:ascii="Arial" w:hAnsi="Arial" w:cs="Arial"/>
        </w:rPr>
        <w:t>-16</w:t>
      </w:r>
      <w:r w:rsidR="00653C1C" w:rsidRPr="00AF539F">
        <w:rPr>
          <w:rFonts w:ascii="Arial" w:hAnsi="Arial" w:cs="Arial"/>
        </w:rPr>
        <w:t>)</w:t>
      </w:r>
      <w:r w:rsidRPr="00AF539F">
        <w:rPr>
          <w:rFonts w:ascii="Arial" w:hAnsi="Arial" w:cs="Arial"/>
        </w:rPr>
        <w:t>.</w:t>
      </w:r>
      <w:r w:rsidR="00F02443">
        <w:rPr>
          <w:rFonts w:ascii="Arial" w:hAnsi="Arial" w:cs="Arial"/>
        </w:rPr>
        <w:t xml:space="preserve"> T</w:t>
      </w:r>
      <w:r w:rsidR="00F02443" w:rsidRPr="00F02443">
        <w:rPr>
          <w:rFonts w:ascii="Arial" w:hAnsi="Arial" w:cs="Arial"/>
        </w:rPr>
        <w:t>he test set includes the G1</w:t>
      </w:r>
      <w:r w:rsidR="00F02443">
        <w:rPr>
          <w:rFonts w:ascii="Arial" w:hAnsi="Arial" w:cs="Arial"/>
        </w:rPr>
        <w:t xml:space="preserve">, </w:t>
      </w:r>
      <w:r w:rsidR="00F02443" w:rsidRPr="00F02443">
        <w:rPr>
          <w:rFonts w:ascii="Arial" w:hAnsi="Arial" w:cs="Arial"/>
        </w:rPr>
        <w:t>S</w:t>
      </w:r>
      <w:r w:rsidR="00F02443">
        <w:rPr>
          <w:rFonts w:ascii="Arial" w:hAnsi="Arial" w:cs="Arial"/>
        </w:rPr>
        <w:t xml:space="preserve">, and </w:t>
      </w:r>
      <w:r w:rsidR="00F02443" w:rsidRPr="00F02443">
        <w:rPr>
          <w:rFonts w:ascii="Arial" w:hAnsi="Arial" w:cs="Arial"/>
        </w:rPr>
        <w:t>G2 phases, contain</w:t>
      </w:r>
      <w:r w:rsidR="00F02443">
        <w:rPr>
          <w:rFonts w:ascii="Arial" w:hAnsi="Arial" w:cs="Arial"/>
        </w:rPr>
        <w:t>ed</w:t>
      </w:r>
      <w:r w:rsidR="00F02443" w:rsidRPr="00F02443">
        <w:rPr>
          <w:rFonts w:ascii="Arial" w:hAnsi="Arial" w:cs="Arial"/>
        </w:rPr>
        <w:t xml:space="preserve"> 10746 pairs (3582 for each phase)</w:t>
      </w:r>
      <w:r w:rsidR="00F02443">
        <w:rPr>
          <w:rFonts w:ascii="Arial" w:hAnsi="Arial" w:cs="Arial"/>
        </w:rPr>
        <w:t>.</w:t>
      </w:r>
    </w:p>
    <w:p w14:paraId="0D30156D" w14:textId="36CB371D" w:rsidR="00722D23" w:rsidRPr="00722D23" w:rsidRDefault="00722D23" w:rsidP="00C144FB">
      <w:pPr>
        <w:rPr>
          <w:rFonts w:ascii="Arial" w:hAnsi="Arial" w:cs="Arial"/>
          <w:b/>
          <w:bCs/>
        </w:rPr>
      </w:pPr>
      <w:r w:rsidRPr="00722D23">
        <w:rPr>
          <w:rFonts w:ascii="Arial" w:hAnsi="Arial" w:cs="Arial"/>
          <w:b/>
          <w:bCs/>
        </w:rPr>
        <w:t xml:space="preserve">Shapley analysis </w:t>
      </w:r>
    </w:p>
    <w:p w14:paraId="2D997D99" w14:textId="1B3539BE" w:rsidR="008C2761" w:rsidRDefault="00F43681" w:rsidP="008C2761">
      <w:pPr>
        <w:rPr>
          <w:rFonts w:ascii="Arial" w:hAnsi="Arial" w:cs="Arial"/>
        </w:rPr>
      </w:pPr>
      <w:r w:rsidRPr="003B3AED">
        <w:rPr>
          <w:rFonts w:ascii="Arial" w:hAnsi="Arial" w:cs="Arial"/>
        </w:rPr>
        <w:t xml:space="preserve">For determining features </w:t>
      </w:r>
      <w:r w:rsidR="00942F33">
        <w:rPr>
          <w:rFonts w:ascii="Arial" w:hAnsi="Arial" w:cs="Arial"/>
        </w:rPr>
        <w:t xml:space="preserve">that </w:t>
      </w:r>
      <w:r w:rsidRPr="003B3AED">
        <w:rPr>
          <w:rFonts w:ascii="Arial" w:hAnsi="Arial" w:cs="Arial"/>
        </w:rPr>
        <w:t xml:space="preserve">have the largest influence in the ML models, we used the SHAP </w:t>
      </w:r>
      <w:r w:rsidR="00942F33" w:rsidRPr="003B3AED">
        <w:rPr>
          <w:rFonts w:ascii="Arial" w:hAnsi="Arial" w:cs="Arial"/>
        </w:rPr>
        <w:t>(</w:t>
      </w:r>
      <w:proofErr w:type="spellStart"/>
      <w:r w:rsidR="00942F33" w:rsidRPr="003B3AED">
        <w:rPr>
          <w:rFonts w:ascii="Arial" w:hAnsi="Arial" w:cs="Arial"/>
        </w:rPr>
        <w:t>SHapley</w:t>
      </w:r>
      <w:proofErr w:type="spellEnd"/>
      <w:r w:rsidR="00942F33" w:rsidRPr="003B3AED">
        <w:rPr>
          <w:rFonts w:ascii="Arial" w:hAnsi="Arial" w:cs="Arial"/>
        </w:rPr>
        <w:t xml:space="preserve"> Additive </w:t>
      </w:r>
      <w:proofErr w:type="spellStart"/>
      <w:r w:rsidR="00942F33" w:rsidRPr="003B3AED">
        <w:rPr>
          <w:rFonts w:ascii="Arial" w:hAnsi="Arial" w:cs="Arial"/>
        </w:rPr>
        <w:t>exPlanation</w:t>
      </w:r>
      <w:proofErr w:type="spellEnd"/>
      <w:r w:rsidR="00942F33" w:rsidRPr="003B3AED">
        <w:rPr>
          <w:rFonts w:ascii="Arial" w:hAnsi="Arial" w:cs="Arial"/>
        </w:rPr>
        <w:t xml:space="preserve">) </w:t>
      </w:r>
      <w:r w:rsidRPr="003B3AED">
        <w:rPr>
          <w:rFonts w:ascii="Arial" w:hAnsi="Arial" w:cs="Arial"/>
        </w:rPr>
        <w:t>package in Python. SHAP uses the game theory concept of Shapley values for calculating each feature’s contribution to the model output</w:t>
      </w:r>
      <w:r w:rsidR="00655B1A">
        <w:rPr>
          <w:rFonts w:ascii="Arial" w:hAnsi="Arial" w:cs="Arial"/>
        </w:rPr>
        <w:t xml:space="preserve"> </w:t>
      </w:r>
      <w:r w:rsidR="00655B1A">
        <w:rPr>
          <w:rFonts w:ascii="Arial" w:hAnsi="Arial" w:cs="Arial"/>
        </w:rPr>
        <w:fldChar w:fldCharType="begin" w:fldLock="1"/>
      </w:r>
      <w:r w:rsidR="009813A7">
        <w:rPr>
          <w:rFonts w:ascii="Arial" w:hAnsi="Arial" w:cs="Arial"/>
        </w:rPr>
        <w:instrText>ADDIN CSL_CITATION {"citationItems":[{"id":"ITEM-1","itemData":{"author":[{"dropping-particle":"","family":"Lundberg","given":"Scott M","non-dropping-particle":"","parse-names":false,"suffix":""},{"dropping-particle":"","family":"Erion","given":"Gabriel","non-dropping-particle":"","parse-names":false,"suffix":""},{"dropping-particle":"","family":"Chen","given":"Hugh","non-dropping-particle":"","parse-names":false,"suffix":""},{"dropping-particle":"","family":"DeGrave","given":"Alex","non-dropping-particle":"","parse-names":false,"suffix":""},{"dropping-particle":"","family":"Prutkin","given":"Jordan M","non-dropping-particle":"","parse-names":false,"suffix":""},{"dropping-particle":"","family":"Nair","given":"Bala","non-dropping-particle":"","parse-names":false,"suffix":""},{"dropping-particle":"","family":"Katz","given":"Ronit","non-dropping-particle":"","parse-names":false,"suffix":""},{"dropping-particle":"","family":"Himmelfarb","given":"Jonathan","non-dropping-particle":"","parse-names":false,"suffix":""},{"dropping-particle":"","family":"Bansal","given":"Nisha","non-dropping-particle":"","parse-names":false,"suffix":""},{"dropping-particle":"","family":"Lee","given":"Su-In","non-dropping-particle":"","parse-names":false,"suffix":""}],"container-title":"Nature machine intelligence","id":"ITEM-1","issue":"1","issued":{"date-parts":[["2020"]]},"page":"2522-5839","title":"From local explanations to global understanding with explainable AI for trees","type":"article-journal","volume":"2"},"uris":["http://www.mendeley.com/documents/?uuid=bcfdcc0f-eba4-4872-890b-d1cd97c48b94"]}],"mendeley":{"formattedCitation":"[63]","plainTextFormattedCitation":"[63]","previouslyFormattedCitation":"[63]"},"properties":{"noteIndex":0},"schema":"https://github.com/citation-style-language/schema/raw/master/csl-citation.json"}</w:instrText>
      </w:r>
      <w:r w:rsidR="00655B1A">
        <w:rPr>
          <w:rFonts w:ascii="Arial" w:hAnsi="Arial" w:cs="Arial"/>
        </w:rPr>
        <w:fldChar w:fldCharType="separate"/>
      </w:r>
      <w:r w:rsidR="00B90661" w:rsidRPr="00B90661">
        <w:rPr>
          <w:rFonts w:ascii="Arial" w:hAnsi="Arial" w:cs="Arial"/>
          <w:noProof/>
        </w:rPr>
        <w:t>[63]</w:t>
      </w:r>
      <w:r w:rsidR="00655B1A">
        <w:rPr>
          <w:rFonts w:ascii="Arial" w:hAnsi="Arial" w:cs="Arial"/>
        </w:rPr>
        <w:fldChar w:fldCharType="end"/>
      </w:r>
      <w:r w:rsidRPr="003B3AED">
        <w:rPr>
          <w:rFonts w:ascii="Arial" w:hAnsi="Arial" w:cs="Arial"/>
        </w:rPr>
        <w:t>.</w:t>
      </w:r>
      <w:r w:rsidR="006A46CA">
        <w:rPr>
          <w:rFonts w:ascii="Arial" w:hAnsi="Arial" w:cs="Arial"/>
        </w:rPr>
        <w:t xml:space="preserve"> </w:t>
      </w:r>
      <w:r w:rsidR="008C2761" w:rsidRPr="003B3AED">
        <w:rPr>
          <w:rFonts w:ascii="Arial" w:hAnsi="Arial" w:cs="Arial"/>
        </w:rPr>
        <w:t xml:space="preserve">The Shapley analysis was completed using TreeExplainer from the SHAP package. TreeExplainer is specifically designed for use with tree-based models. The Shapley value represents the average impact for each feature across </w:t>
      </w:r>
      <w:r w:rsidR="00900572" w:rsidRPr="003B3AED">
        <w:rPr>
          <w:rFonts w:ascii="Arial" w:hAnsi="Arial" w:cs="Arial"/>
        </w:rPr>
        <w:t>for all possible orderings</w:t>
      </w:r>
      <w:r w:rsidR="008C2761" w:rsidRPr="003B3AED">
        <w:rPr>
          <w:rFonts w:ascii="Arial" w:hAnsi="Arial" w:cs="Arial"/>
        </w:rPr>
        <w:t>. This process is represented by the following equation:</w:t>
      </w:r>
    </w:p>
    <w:p w14:paraId="747415BE" w14:textId="77777777" w:rsidR="008C2761" w:rsidRDefault="008C2761" w:rsidP="008C2761">
      <w:pPr>
        <w:rPr>
          <w:rFonts w:ascii="Helvetica" w:eastAsia="Lucida Sans" w:hAnsi="Helvetica" w:cstheme="minorHAnsi"/>
        </w:rPr>
      </w:pPr>
      <w:r>
        <w:rPr>
          <w:noProof/>
        </w:rPr>
        <w:drawing>
          <wp:inline distT="0" distB="0" distL="0" distR="0" wp14:anchorId="7B0C9F6F" wp14:editId="2E4D6E72">
            <wp:extent cx="3563620" cy="59690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stretch>
                      <a:fillRect/>
                    </a:stretch>
                  </pic:blipFill>
                  <pic:spPr>
                    <a:xfrm>
                      <a:off x="0" y="0"/>
                      <a:ext cx="3563620" cy="596900"/>
                    </a:xfrm>
                    <a:prstGeom prst="rect">
                      <a:avLst/>
                    </a:prstGeom>
                  </pic:spPr>
                </pic:pic>
              </a:graphicData>
            </a:graphic>
          </wp:inline>
        </w:drawing>
      </w:r>
    </w:p>
    <w:p w14:paraId="4530C544" w14:textId="32A4B5B3" w:rsidR="008C2761" w:rsidRDefault="008C2761" w:rsidP="008C2761">
      <w:pPr>
        <w:rPr>
          <w:rFonts w:ascii="Arial" w:hAnsi="Arial" w:cs="Arial"/>
        </w:rPr>
      </w:pPr>
      <w:r>
        <w:rPr>
          <w:rFonts w:ascii="Helvetica" w:eastAsia="Lucida Sans" w:hAnsi="Helvetica" w:cstheme="minorHAnsi"/>
        </w:rPr>
        <w:t xml:space="preserve">The Shapley value is the </w:t>
      </w:r>
      <m:oMath>
        <m:sSub>
          <m:sSubPr>
            <m:ctrlPr>
              <w:rPr>
                <w:rFonts w:ascii="Cambria Math" w:eastAsia="Lucida Sans" w:hAnsi="Cambria Math" w:cstheme="minorHAnsi"/>
                <w:i/>
              </w:rPr>
            </m:ctrlPr>
          </m:sSubPr>
          <m:e>
            <m:r>
              <w:rPr>
                <w:rFonts w:ascii="Cambria Math" w:eastAsia="Lucida Sans" w:hAnsi="Cambria Math" w:cstheme="minorHAnsi"/>
              </w:rPr>
              <m:t>ϕ</m:t>
            </m:r>
          </m:e>
          <m:sub>
            <m:r>
              <w:rPr>
                <w:rFonts w:ascii="Cambria Math" w:eastAsia="Lucida Sans" w:hAnsi="Cambria Math" w:cstheme="minorHAnsi"/>
              </w:rPr>
              <m:t>i</m:t>
            </m:r>
          </m:sub>
        </m:sSub>
        <m:r>
          <w:rPr>
            <w:rFonts w:ascii="Cambria Math" w:eastAsia="Lucida Sans" w:hAnsi="Cambria Math" w:cstheme="minorHAnsi"/>
          </w:rPr>
          <m:t>(f,x)</m:t>
        </m:r>
      </m:oMath>
      <w:r>
        <w:rPr>
          <w:rFonts w:ascii="Helvetica" w:eastAsia="Lucida Sans" w:hAnsi="Helvetica" w:cstheme="minorHAnsi"/>
        </w:rPr>
        <w:t xml:space="preserve"> term, or the effect that feature </w:t>
      </w:r>
      <w:proofErr w:type="spellStart"/>
      <w:r>
        <w:rPr>
          <w:rFonts w:ascii="Helvetica" w:eastAsia="Lucida Sans" w:hAnsi="Helvetica" w:cstheme="minorHAnsi"/>
          <w:i/>
          <w:iCs/>
        </w:rPr>
        <w:t>i</w:t>
      </w:r>
      <w:proofErr w:type="spellEnd"/>
      <w:r>
        <w:rPr>
          <w:rFonts w:ascii="Helvetica" w:eastAsia="Lucida Sans" w:hAnsi="Helvetica" w:cstheme="minorHAnsi"/>
        </w:rPr>
        <w:t xml:space="preserve"> has on model </w:t>
      </w:r>
      <w:r>
        <w:rPr>
          <w:rFonts w:ascii="Helvetica" w:eastAsia="Lucida Sans" w:hAnsi="Helvetica" w:cstheme="minorHAnsi"/>
          <w:i/>
          <w:iCs/>
        </w:rPr>
        <w:t>f</w:t>
      </w:r>
      <w:r>
        <w:rPr>
          <w:rFonts w:ascii="Helvetica" w:eastAsia="Lucida Sans" w:hAnsi="Helvetica" w:cstheme="minorHAnsi"/>
        </w:rPr>
        <w:t xml:space="preserve">, given the independent variable data, </w:t>
      </w:r>
      <w:r>
        <w:rPr>
          <w:rFonts w:ascii="Helvetica" w:eastAsia="Lucida Sans" w:hAnsi="Helvetica" w:cstheme="minorHAnsi"/>
          <w:i/>
          <w:iCs/>
        </w:rPr>
        <w:t>x</w:t>
      </w:r>
      <w:r>
        <w:rPr>
          <w:rFonts w:ascii="Helvetica" w:eastAsia="Lucida Sans" w:hAnsi="Helvetica" w:cstheme="minorHAnsi"/>
        </w:rPr>
        <w:t xml:space="preserve">. </w:t>
      </w:r>
      <w:r>
        <w:rPr>
          <w:rFonts w:ascii="Helvetica" w:eastAsia="Lucida Sans" w:hAnsi="Helvetica" w:cstheme="minorHAnsi"/>
          <w:i/>
          <w:iCs/>
        </w:rPr>
        <w:t xml:space="preserve">M </w:t>
      </w:r>
      <w:r>
        <w:rPr>
          <w:rFonts w:ascii="Helvetica" w:eastAsia="Lucida Sans" w:hAnsi="Helvetica" w:cstheme="minorHAnsi"/>
        </w:rPr>
        <w:t xml:space="preserve">is the total number of features, </w:t>
      </w:r>
      <w:r w:rsidR="00722D23">
        <w:rPr>
          <w:rFonts w:ascii="Helvetica" w:eastAsia="Lucida Sans" w:hAnsi="Helvetica" w:cstheme="minorHAnsi"/>
        </w:rPr>
        <w:t xml:space="preserve">and </w:t>
      </w:r>
      <w:r>
        <w:rPr>
          <w:rFonts w:ascii="Helvetica" w:eastAsia="Lucida Sans" w:hAnsi="Helvetica" w:cstheme="minorHAnsi"/>
          <w:i/>
          <w:iCs/>
        </w:rPr>
        <w:t xml:space="preserve">M! </w:t>
      </w:r>
      <w:r>
        <w:rPr>
          <w:rFonts w:ascii="Helvetica" w:eastAsia="Lucida Sans" w:hAnsi="Helvetica" w:cstheme="minorHAnsi"/>
        </w:rPr>
        <w:t xml:space="preserve">represents the number of possible feature </w:t>
      </w:r>
      <w:r>
        <w:rPr>
          <w:rFonts w:ascii="Helvetica" w:eastAsia="Lucida Sans" w:hAnsi="Helvetica" w:cstheme="minorHAnsi"/>
        </w:rPr>
        <w:lastRenderedPageBreak/>
        <w:t xml:space="preserve">combinations. </w:t>
      </w:r>
      <w:r>
        <w:rPr>
          <w:rFonts w:ascii="Helvetica" w:eastAsia="Lucida Sans" w:hAnsi="Helvetica" w:cstheme="minorHAnsi"/>
          <w:i/>
          <w:iCs/>
        </w:rPr>
        <w:t xml:space="preserve">S </w:t>
      </w:r>
      <w:r>
        <w:rPr>
          <w:rFonts w:ascii="Helvetica" w:eastAsia="Lucida Sans" w:hAnsi="Helvetica" w:cstheme="minorHAnsi"/>
        </w:rPr>
        <w:t xml:space="preserve">is a subset of the features excluding feature </w:t>
      </w:r>
      <w:proofErr w:type="spellStart"/>
      <w:r>
        <w:rPr>
          <w:rFonts w:ascii="Helvetica" w:eastAsia="Lucida Sans" w:hAnsi="Helvetica" w:cstheme="minorHAnsi"/>
          <w:i/>
          <w:iCs/>
        </w:rPr>
        <w:t>i</w:t>
      </w:r>
      <w:proofErr w:type="spellEnd"/>
      <w:r>
        <w:rPr>
          <w:rFonts w:ascii="Helvetica" w:eastAsia="Lucida Sans" w:hAnsi="Helvetica" w:cstheme="minorHAnsi"/>
          <w:i/>
          <w:iCs/>
        </w:rPr>
        <w:t xml:space="preserve">, |S| </w:t>
      </w:r>
      <w:r>
        <w:rPr>
          <w:rFonts w:ascii="Helvetica" w:eastAsia="Lucida Sans" w:hAnsi="Helvetica" w:cstheme="minorHAnsi"/>
        </w:rPr>
        <w:t xml:space="preserve">is the number of features in subset </w:t>
      </w:r>
      <w:r>
        <w:rPr>
          <w:rFonts w:ascii="Helvetica" w:eastAsia="Lucida Sans" w:hAnsi="Helvetica" w:cstheme="minorHAnsi"/>
          <w:i/>
          <w:iCs/>
        </w:rPr>
        <w:t>S</w:t>
      </w:r>
      <w:r>
        <w:rPr>
          <w:rFonts w:ascii="Helvetica" w:eastAsia="Lucida Sans" w:hAnsi="Helvetica" w:cstheme="minorHAnsi"/>
        </w:rPr>
        <w:t xml:space="preserve">, and </w:t>
      </w:r>
      <w:proofErr w:type="spellStart"/>
      <w:r>
        <w:rPr>
          <w:rFonts w:ascii="Helvetica" w:eastAsia="Lucida Sans" w:hAnsi="Helvetica" w:cstheme="minorHAnsi"/>
          <w:i/>
          <w:iCs/>
        </w:rPr>
        <w:t>f</w:t>
      </w:r>
      <w:r>
        <w:rPr>
          <w:rFonts w:ascii="Helvetica" w:eastAsia="Lucida Sans" w:hAnsi="Helvetica" w:cstheme="minorHAnsi"/>
          <w:i/>
          <w:iCs/>
          <w:vertAlign w:val="subscript"/>
        </w:rPr>
        <w:t>x</w:t>
      </w:r>
      <w:proofErr w:type="spellEnd"/>
      <w:r>
        <w:rPr>
          <w:rFonts w:ascii="Helvetica" w:eastAsia="Lucida Sans" w:hAnsi="Helvetica" w:cstheme="minorHAnsi"/>
          <w:i/>
          <w:iCs/>
        </w:rPr>
        <w:t>(S)</w:t>
      </w:r>
      <w:r>
        <w:rPr>
          <w:rFonts w:ascii="Helvetica" w:eastAsia="Lucida Sans" w:hAnsi="Helvetica" w:cstheme="minorHAnsi"/>
        </w:rPr>
        <w:t xml:space="preserve"> is the model output for subset </w:t>
      </w:r>
      <w:r>
        <w:rPr>
          <w:rFonts w:ascii="Helvetica" w:eastAsia="Lucida Sans" w:hAnsi="Helvetica" w:cstheme="minorHAnsi"/>
          <w:i/>
          <w:iCs/>
        </w:rPr>
        <w:t>S</w:t>
      </w:r>
      <w:r>
        <w:rPr>
          <w:rFonts w:ascii="Helvetica" w:eastAsia="Lucida Sans" w:hAnsi="Helvetica" w:cstheme="minorHAnsi"/>
        </w:rPr>
        <w:t>.</w:t>
      </w:r>
      <w:r w:rsidR="0081777E">
        <w:rPr>
          <w:rFonts w:ascii="Helvetica" w:eastAsia="Lucida Sans" w:hAnsi="Helvetica" w:cstheme="minorHAnsi"/>
        </w:rPr>
        <w:t xml:space="preserve"> T</w:t>
      </w:r>
      <w:r>
        <w:rPr>
          <w:rFonts w:ascii="Helvetica" w:eastAsia="Lucida Sans" w:hAnsi="Helvetica" w:cstheme="minorHAnsi"/>
        </w:rPr>
        <w:t xml:space="preserve">he SHAP values are relative to the average model output, called the base value. The base value can also be thought of as the null model output. Therefore, the sum of the SHAP values for a given observation is equal to the difference between the model prediction and the base value. Considering the SHAP values across all observations in a dataset provides insight into the overall feature importance, direction of a feature’s impact on the model output and relationships between the predictor features. </w:t>
      </w:r>
      <w:r w:rsidR="00AB07CB" w:rsidRPr="00DF6A51">
        <w:rPr>
          <w:rFonts w:ascii="Arial" w:hAnsi="Arial" w:cs="Arial"/>
          <w:highlight w:val="yellow"/>
          <w:rPrChange w:id="244" w:author="Smith, Kirk" w:date="2021-04-07T16:53:00Z">
            <w:rPr>
              <w:rFonts w:ascii="Arial" w:hAnsi="Arial" w:cs="Arial"/>
            </w:rPr>
          </w:rPrChange>
        </w:rPr>
        <w:t xml:space="preserve">For model interpretation using SHAP, </w:t>
      </w:r>
      <w:ins w:id="245" w:author="Smith, Kirk" w:date="2021-04-07T16:51:00Z">
        <w:r w:rsidR="00DF6A51" w:rsidRPr="00DF6A51">
          <w:rPr>
            <w:rFonts w:ascii="Arial" w:hAnsi="Arial" w:cs="Arial"/>
            <w:highlight w:val="yellow"/>
            <w:rPrChange w:id="246" w:author="Smith, Kirk" w:date="2021-04-07T16:53:00Z">
              <w:rPr>
                <w:rFonts w:ascii="Arial" w:hAnsi="Arial" w:cs="Arial"/>
              </w:rPr>
            </w:rPrChange>
          </w:rPr>
          <w:t xml:space="preserve">the final </w:t>
        </w:r>
      </w:ins>
      <w:del w:id="247" w:author="Smith, Kirk" w:date="2021-04-07T16:51:00Z">
        <w:r w:rsidR="00AB07CB" w:rsidRPr="00DF6A51" w:rsidDel="00DF6A51">
          <w:rPr>
            <w:rFonts w:ascii="Arial" w:hAnsi="Arial" w:cs="Arial"/>
            <w:highlight w:val="yellow"/>
            <w:rPrChange w:id="248" w:author="Smith, Kirk" w:date="2021-04-07T16:53:00Z">
              <w:rPr>
                <w:rFonts w:ascii="Arial" w:hAnsi="Arial" w:cs="Arial"/>
              </w:rPr>
            </w:rPrChange>
          </w:rPr>
          <w:delText>a</w:delText>
        </w:r>
        <w:r w:rsidRPr="00DF6A51" w:rsidDel="00DF6A51">
          <w:rPr>
            <w:rFonts w:ascii="Arial" w:hAnsi="Arial" w:cs="Arial"/>
            <w:highlight w:val="yellow"/>
            <w:rPrChange w:id="249" w:author="Smith, Kirk" w:date="2021-04-07T16:53:00Z">
              <w:rPr>
                <w:rFonts w:ascii="Arial" w:hAnsi="Arial" w:cs="Arial"/>
              </w:rPr>
            </w:rPrChange>
          </w:rPr>
          <w:delText xml:space="preserve"> </w:delText>
        </w:r>
      </w:del>
      <w:r w:rsidRPr="00DF6A51">
        <w:rPr>
          <w:rFonts w:ascii="Arial" w:hAnsi="Arial" w:cs="Arial"/>
          <w:highlight w:val="yellow"/>
          <w:rPrChange w:id="250" w:author="Smith, Kirk" w:date="2021-04-07T16:53:00Z">
            <w:rPr>
              <w:rFonts w:ascii="Arial" w:hAnsi="Arial" w:cs="Arial"/>
            </w:rPr>
          </w:rPrChange>
        </w:rPr>
        <w:t xml:space="preserve">XGBoost model </w:t>
      </w:r>
      <w:del w:id="251" w:author="Smith, Kirk" w:date="2021-04-07T16:52:00Z">
        <w:r w:rsidRPr="00DF6A51" w:rsidDel="00DF6A51">
          <w:rPr>
            <w:rFonts w:ascii="Arial" w:hAnsi="Arial" w:cs="Arial"/>
            <w:highlight w:val="yellow"/>
            <w:rPrChange w:id="252" w:author="Smith, Kirk" w:date="2021-04-07T16:53:00Z">
              <w:rPr>
                <w:rFonts w:ascii="Arial" w:hAnsi="Arial" w:cs="Arial"/>
              </w:rPr>
            </w:rPrChange>
          </w:rPr>
          <w:delText>was trained using the same hyperparameters produced in the holdout validation analysis</w:delText>
        </w:r>
      </w:del>
      <w:ins w:id="253" w:author="Smith, Kirk" w:date="2021-04-07T16:52:00Z">
        <w:r w:rsidR="00DF6A51" w:rsidRPr="00DF6A51">
          <w:rPr>
            <w:rFonts w:ascii="Arial" w:hAnsi="Arial" w:cs="Arial"/>
            <w:highlight w:val="yellow"/>
            <w:rPrChange w:id="254" w:author="Smith, Kirk" w:date="2021-04-07T16:53:00Z">
              <w:rPr>
                <w:rFonts w:ascii="Arial" w:hAnsi="Arial" w:cs="Arial"/>
              </w:rPr>
            </w:rPrChange>
          </w:rPr>
          <w:t xml:space="preserve">and its training data were used as inputs </w:t>
        </w:r>
      </w:ins>
      <w:ins w:id="255" w:author="Smith, Kirk" w:date="2021-04-07T22:28:00Z">
        <w:r w:rsidR="00C90610">
          <w:rPr>
            <w:rFonts w:ascii="Arial" w:hAnsi="Arial" w:cs="Arial"/>
            <w:highlight w:val="yellow"/>
          </w:rPr>
          <w:t>to</w:t>
        </w:r>
      </w:ins>
      <w:ins w:id="256" w:author="Smith, Kirk" w:date="2021-04-07T16:52:00Z">
        <w:r w:rsidR="00DF6A51" w:rsidRPr="00DF6A51">
          <w:rPr>
            <w:rFonts w:ascii="Arial" w:hAnsi="Arial" w:cs="Arial"/>
            <w:highlight w:val="yellow"/>
            <w:rPrChange w:id="257" w:author="Smith, Kirk" w:date="2021-04-07T16:53:00Z">
              <w:rPr>
                <w:rFonts w:ascii="Arial" w:hAnsi="Arial" w:cs="Arial"/>
              </w:rPr>
            </w:rPrChange>
          </w:rPr>
          <w:t xml:space="preserve"> the TreeExplainer function</w:t>
        </w:r>
      </w:ins>
      <w:r w:rsidRPr="00DF6A51">
        <w:rPr>
          <w:rFonts w:ascii="Arial" w:hAnsi="Arial" w:cs="Arial"/>
          <w:highlight w:val="yellow"/>
          <w:rPrChange w:id="258" w:author="Smith, Kirk" w:date="2021-04-07T16:53:00Z">
            <w:rPr>
              <w:rFonts w:ascii="Arial" w:hAnsi="Arial" w:cs="Arial"/>
            </w:rPr>
          </w:rPrChange>
        </w:rPr>
        <w:t xml:space="preserve">. </w:t>
      </w:r>
      <w:del w:id="259" w:author="Smith, Kirk" w:date="2021-04-07T16:53:00Z">
        <w:r w:rsidRPr="00DF6A51" w:rsidDel="00DF6A51">
          <w:rPr>
            <w:rFonts w:ascii="Arial" w:hAnsi="Arial" w:cs="Arial"/>
            <w:highlight w:val="yellow"/>
            <w:rPrChange w:id="260" w:author="Smith, Kirk" w:date="2021-04-07T16:53:00Z">
              <w:rPr>
                <w:rFonts w:ascii="Arial" w:hAnsi="Arial" w:cs="Arial"/>
              </w:rPr>
            </w:rPrChange>
          </w:rPr>
          <w:delText xml:space="preserve">The SHAP values were calculated </w:delText>
        </w:r>
        <w:r w:rsidR="0081777E" w:rsidRPr="00DF6A51" w:rsidDel="00DF6A51">
          <w:rPr>
            <w:rFonts w:ascii="Arial" w:hAnsi="Arial" w:cs="Arial"/>
            <w:highlight w:val="yellow"/>
            <w:rPrChange w:id="261" w:author="Smith, Kirk" w:date="2021-04-07T16:53:00Z">
              <w:rPr>
                <w:rFonts w:ascii="Arial" w:hAnsi="Arial" w:cs="Arial"/>
              </w:rPr>
            </w:rPrChange>
          </w:rPr>
          <w:delText>using the</w:delText>
        </w:r>
        <w:r w:rsidRPr="00DF6A51" w:rsidDel="00DF6A51">
          <w:rPr>
            <w:rFonts w:ascii="Arial" w:hAnsi="Arial" w:cs="Arial"/>
            <w:highlight w:val="yellow"/>
            <w:rPrChange w:id="262" w:author="Smith, Kirk" w:date="2021-04-07T16:53:00Z">
              <w:rPr>
                <w:rFonts w:ascii="Arial" w:hAnsi="Arial" w:cs="Arial"/>
              </w:rPr>
            </w:rPrChange>
          </w:rPr>
          <w:delText xml:space="preserve"> holdout validation test set.</w:delText>
        </w:r>
      </w:del>
    </w:p>
    <w:p w14:paraId="5441C1FE" w14:textId="023C236B" w:rsidR="00707621" w:rsidRDefault="00707621" w:rsidP="009A742F">
      <w:pPr>
        <w:suppressLineNumbers/>
        <w:rPr>
          <w:rFonts w:ascii="Arial" w:hAnsi="Arial" w:cs="Arial"/>
        </w:rPr>
      </w:pPr>
    </w:p>
    <w:p w14:paraId="293FFC3B" w14:textId="77777777" w:rsidR="00147626" w:rsidRPr="00F34D16" w:rsidRDefault="00147626" w:rsidP="00147626">
      <w:pPr>
        <w:suppressLineNumbers/>
        <w:rPr>
          <w:rFonts w:ascii="Arial" w:hAnsi="Arial" w:cs="Arial"/>
          <w:b/>
          <w:bCs/>
        </w:rPr>
      </w:pPr>
      <w:r w:rsidRPr="00F34D16">
        <w:rPr>
          <w:rFonts w:ascii="Arial" w:hAnsi="Arial" w:cs="Arial"/>
          <w:b/>
          <w:bCs/>
        </w:rPr>
        <w:t>References</w:t>
      </w:r>
      <w:r>
        <w:rPr>
          <w:rFonts w:ascii="Arial" w:hAnsi="Arial" w:cs="Arial"/>
          <w:b/>
          <w:bCs/>
        </w:rPr>
        <w:t xml:space="preserve"> </w:t>
      </w:r>
    </w:p>
    <w:p w14:paraId="48E38E7C" w14:textId="644C5B14" w:rsidR="00692C5F" w:rsidRPr="00692C5F" w:rsidRDefault="00147626" w:rsidP="00692C5F">
      <w:pPr>
        <w:widowControl w:val="0"/>
        <w:autoSpaceDE w:val="0"/>
        <w:autoSpaceDN w:val="0"/>
        <w:adjustRightInd w:val="0"/>
        <w:spacing w:line="240" w:lineRule="auto"/>
        <w:ind w:left="640" w:hanging="640"/>
        <w:rPr>
          <w:rFonts w:ascii="Arial" w:hAnsi="Arial" w:cs="Arial"/>
          <w:noProof/>
          <w:szCs w:val="24"/>
        </w:rPr>
      </w:pPr>
      <w:r>
        <w:rPr>
          <w:rFonts w:ascii="Arial" w:hAnsi="Arial" w:cs="Arial"/>
        </w:rPr>
        <w:fldChar w:fldCharType="begin" w:fldLock="1"/>
      </w:r>
      <w:r>
        <w:rPr>
          <w:rFonts w:ascii="Arial" w:hAnsi="Arial" w:cs="Arial"/>
        </w:rPr>
        <w:instrText xml:space="preserve">ADDIN Mendeley Bibliography CSL_BIBLIOGRAPHY </w:instrText>
      </w:r>
      <w:r>
        <w:rPr>
          <w:rFonts w:ascii="Arial" w:hAnsi="Arial" w:cs="Arial"/>
        </w:rPr>
        <w:fldChar w:fldCharType="separate"/>
      </w:r>
      <w:r w:rsidR="00692C5F" w:rsidRPr="00692C5F">
        <w:rPr>
          <w:rFonts w:ascii="Arial" w:hAnsi="Arial" w:cs="Arial"/>
          <w:noProof/>
          <w:szCs w:val="24"/>
        </w:rPr>
        <w:t xml:space="preserve">1. </w:t>
      </w:r>
      <w:r w:rsidR="00692C5F" w:rsidRPr="00692C5F">
        <w:rPr>
          <w:rFonts w:ascii="Arial" w:hAnsi="Arial" w:cs="Arial"/>
          <w:noProof/>
          <w:szCs w:val="24"/>
        </w:rPr>
        <w:tab/>
        <w:t>Nielsen J. Systems Biology of Metabolism. Annu Rev Biochem. 2017; doi:10.1146/annurev-biochem-061516-044757</w:t>
      </w:r>
    </w:p>
    <w:p w14:paraId="5CDDFC31"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2. </w:t>
      </w:r>
      <w:r w:rsidRPr="00692C5F">
        <w:rPr>
          <w:rFonts w:ascii="Arial" w:hAnsi="Arial" w:cs="Arial"/>
          <w:noProof/>
          <w:szCs w:val="24"/>
        </w:rPr>
        <w:tab/>
        <w:t>Cho BK, Zengler K, Qiu Y, Park YS, Knight EM, Barrett CL, et al. The transcription unit architecture of the Escherichia coli genome. Nat Biotechnol. 2009; doi:10.1038/nbt.1582</w:t>
      </w:r>
    </w:p>
    <w:p w14:paraId="4B20D923"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3. </w:t>
      </w:r>
      <w:r w:rsidRPr="00692C5F">
        <w:rPr>
          <w:rFonts w:ascii="Arial" w:hAnsi="Arial" w:cs="Arial"/>
          <w:noProof/>
          <w:szCs w:val="24"/>
        </w:rPr>
        <w:tab/>
        <w:t>Chubukov V, Gerosa L, Kochanowski K, Sauer U. Coordination of microbial metabolism. Nature Reviews Microbiology. 2014. doi:10.1038/nrmicro3238</w:t>
      </w:r>
    </w:p>
    <w:p w14:paraId="4636FECA"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4. </w:t>
      </w:r>
      <w:r w:rsidRPr="00692C5F">
        <w:rPr>
          <w:rFonts w:ascii="Arial" w:hAnsi="Arial" w:cs="Arial"/>
          <w:noProof/>
          <w:szCs w:val="24"/>
        </w:rPr>
        <w:tab/>
        <w:t>Heinemann M, Sauer U. Systems biology of microbial metabolism. Curr Opin Microbiol. 2010/03/12. 2010;13: 337–343. doi:10.1016/j.mib.2010.02.005</w:t>
      </w:r>
    </w:p>
    <w:p w14:paraId="46D95483"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5. </w:t>
      </w:r>
      <w:r w:rsidRPr="00692C5F">
        <w:rPr>
          <w:rFonts w:ascii="Arial" w:hAnsi="Arial" w:cs="Arial"/>
          <w:noProof/>
          <w:szCs w:val="24"/>
        </w:rPr>
        <w:tab/>
        <w:t>Aebersold R, Agar JN, Amster IJ, Baker MS, Bertozzi CR, Boja ES, et al. How many human proteoforms are there? Nature Chemical Biology. 2018. doi:10.1038/nchembio.2576</w:t>
      </w:r>
    </w:p>
    <w:p w14:paraId="1A8C0A39"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6. </w:t>
      </w:r>
      <w:r w:rsidRPr="00692C5F">
        <w:rPr>
          <w:rFonts w:ascii="Arial" w:hAnsi="Arial" w:cs="Arial"/>
          <w:noProof/>
          <w:szCs w:val="24"/>
        </w:rPr>
        <w:tab/>
        <w:t xml:space="preserve">Kochanowski K, Sauer U, Noor E. Posttranslational regulation of microbial metabolism. Curr Opin Microbiol. 2015;27: 10–17. </w:t>
      </w:r>
    </w:p>
    <w:p w14:paraId="0970DE03"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7. </w:t>
      </w:r>
      <w:r w:rsidRPr="00692C5F">
        <w:rPr>
          <w:rFonts w:ascii="Arial" w:hAnsi="Arial" w:cs="Arial"/>
          <w:noProof/>
          <w:szCs w:val="24"/>
        </w:rPr>
        <w:tab/>
        <w:t>Ihmels J, Levy R, Barkai N. Principles of transcriptional control in the metabolic network of Saccharomyces cerevisiae. Nat Biotechnol. 2004; doi:10.1038/nbt918</w:t>
      </w:r>
    </w:p>
    <w:p w14:paraId="4A01E07F"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8. </w:t>
      </w:r>
      <w:r w:rsidRPr="00692C5F">
        <w:rPr>
          <w:rFonts w:ascii="Arial" w:hAnsi="Arial" w:cs="Arial"/>
          <w:noProof/>
          <w:szCs w:val="24"/>
        </w:rPr>
        <w:tab/>
        <w:t>Stadtman ER. Mechanisms of Enzyme Regulation in Metabolism. Enzymes. 1970; doi:10.1016/S1874-6047(08)60171-7</w:t>
      </w:r>
    </w:p>
    <w:p w14:paraId="450E45F2"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9. </w:t>
      </w:r>
      <w:r w:rsidRPr="00692C5F">
        <w:rPr>
          <w:rFonts w:ascii="Arial" w:hAnsi="Arial" w:cs="Arial"/>
          <w:noProof/>
          <w:szCs w:val="24"/>
        </w:rPr>
        <w:tab/>
        <w:t>Holzer H, Duntze W. Metabolic Regulation by Chemical Modification of Enzymes. Annu Rev Biochem. 1971; doi:10.1146/annurev.bi.40.070171.002021</w:t>
      </w:r>
    </w:p>
    <w:p w14:paraId="4F9E3EA3"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10. </w:t>
      </w:r>
      <w:r w:rsidRPr="00692C5F">
        <w:rPr>
          <w:rFonts w:ascii="Arial" w:hAnsi="Arial" w:cs="Arial"/>
          <w:noProof/>
          <w:szCs w:val="24"/>
        </w:rPr>
        <w:tab/>
        <w:t xml:space="preserve">Fell D, Cornish-Bowden A. Understanding the control of metabolism. Portland press London; 1997. </w:t>
      </w:r>
    </w:p>
    <w:p w14:paraId="04D5D85F"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11. </w:t>
      </w:r>
      <w:r w:rsidRPr="00692C5F">
        <w:rPr>
          <w:rFonts w:ascii="Arial" w:hAnsi="Arial" w:cs="Arial"/>
          <w:noProof/>
          <w:szCs w:val="24"/>
        </w:rPr>
        <w:tab/>
        <w:t>Stadtman ER, Chock PB. Interconvertible Enzyme Cascades in Metabolic Regulation. Current Topics in Cellular Regulation. 1978. doi:10.1016/B978-0-12-152813-3.50007-0</w:t>
      </w:r>
    </w:p>
    <w:p w14:paraId="1ADA703B"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12. </w:t>
      </w:r>
      <w:r w:rsidRPr="00692C5F">
        <w:rPr>
          <w:rFonts w:ascii="Arial" w:hAnsi="Arial" w:cs="Arial"/>
          <w:noProof/>
          <w:szCs w:val="24"/>
        </w:rPr>
        <w:tab/>
        <w:t xml:space="preserve">Zhao S, Xu W, Jiang W, Yu W, Lin Y, Zhang T, et al. Regulation of cellular metabolism by protein lysine acetylation. Science (80- ). 2010;327: 1000–1004. </w:t>
      </w:r>
    </w:p>
    <w:p w14:paraId="4910585B"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13. </w:t>
      </w:r>
      <w:r w:rsidRPr="00692C5F">
        <w:rPr>
          <w:rFonts w:ascii="Arial" w:hAnsi="Arial" w:cs="Arial"/>
          <w:noProof/>
          <w:szCs w:val="24"/>
        </w:rPr>
        <w:tab/>
        <w:t>Oliveira AP, Ludwig C, Picotti P, Kogadeeva M, Aebersold R, Sauer U. Regulation of yeast central metabolism by enzyme phosphorylation. Mol Syst Biol. 2012; doi:10.1038/msb.2012.55</w:t>
      </w:r>
    </w:p>
    <w:p w14:paraId="131A7B7F"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14. </w:t>
      </w:r>
      <w:r w:rsidRPr="00692C5F">
        <w:rPr>
          <w:rFonts w:ascii="Arial" w:hAnsi="Arial" w:cs="Arial"/>
          <w:noProof/>
          <w:szCs w:val="24"/>
        </w:rPr>
        <w:tab/>
        <w:t>Daran-Lapujade P, Rossell S, van Gulik WM, Luttik MAH, de Groot MJL, Slijper M, et al. The fluxes through glycolytic enzymes in Saccharomyces cerevisiae are predominantly regulated at posttranscriptional levels. Proc Natl Acad Sci. 2007; doi:10.1073/pnas.0707476104</w:t>
      </w:r>
    </w:p>
    <w:p w14:paraId="7A0061D8"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lastRenderedPageBreak/>
        <w:t xml:space="preserve">15. </w:t>
      </w:r>
      <w:r w:rsidRPr="00692C5F">
        <w:rPr>
          <w:rFonts w:ascii="Arial" w:hAnsi="Arial" w:cs="Arial"/>
          <w:noProof/>
          <w:szCs w:val="24"/>
        </w:rPr>
        <w:tab/>
        <w:t>Zaslaver A, Mayo AE, Rosenberg R, Bashkin P, Sberro H, Tsalyuk M, et al. Just-in-time transcription program in metabolic pathways. Nat Genet. 2004; doi:10.1038/ng1348</w:t>
      </w:r>
    </w:p>
    <w:p w14:paraId="7BB689D6"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16. </w:t>
      </w:r>
      <w:r w:rsidRPr="00692C5F">
        <w:rPr>
          <w:rFonts w:ascii="Arial" w:hAnsi="Arial" w:cs="Arial"/>
          <w:noProof/>
          <w:szCs w:val="24"/>
        </w:rPr>
        <w:tab/>
        <w:t>Lee JM, Gianchandani EP, Eddy JA, Papin JA. Dynamic analysis of integrated signaling, metabolic, and regulatory networks. PLoS Comput Biol. 2008/05/17. 2008;4: e1000086. doi:10.1371/journal.pcbi.1000086</w:t>
      </w:r>
    </w:p>
    <w:p w14:paraId="24D2C603"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17. </w:t>
      </w:r>
      <w:r w:rsidRPr="00692C5F">
        <w:rPr>
          <w:rFonts w:ascii="Arial" w:hAnsi="Arial" w:cs="Arial"/>
          <w:noProof/>
          <w:szCs w:val="24"/>
        </w:rPr>
        <w:tab/>
        <w:t>Covert MW, Knight EM, Reed JL, Herrgard MJ, Palsson BO. Integrating high-throughput and computational data elucidates bacterial networks. Nature. 2004/05/07. 2004;429: 92–96. doi:10.1038/nature02456nature02456 [pii]</w:t>
      </w:r>
    </w:p>
    <w:p w14:paraId="450330E3"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18. </w:t>
      </w:r>
      <w:r w:rsidRPr="00692C5F">
        <w:rPr>
          <w:rFonts w:ascii="Arial" w:hAnsi="Arial" w:cs="Arial"/>
          <w:noProof/>
          <w:szCs w:val="24"/>
        </w:rPr>
        <w:tab/>
        <w:t>Shen F, Boccuto L, Pauly R, Srikanth S, Chandrasekaran S. Genome-scale network model of metabolism and histone acetylation reveals metabolic dependencies of histone deacetylase inhibitors. Genome Biol. 2019;20: 49. doi:10.1186/s13059-019-1661-z</w:t>
      </w:r>
    </w:p>
    <w:p w14:paraId="26775F77"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19. </w:t>
      </w:r>
      <w:r w:rsidRPr="00692C5F">
        <w:rPr>
          <w:rFonts w:ascii="Arial" w:hAnsi="Arial" w:cs="Arial"/>
          <w:noProof/>
          <w:szCs w:val="24"/>
        </w:rPr>
        <w:tab/>
        <w:t xml:space="preserve">Chandrasekaran S, Price ND. Probabilistic integrative modeling of genome-scale metabolic and regulatory networks in Escherichia coli and Mycobacterium tuberculosis. Proc Natl Acad Sci. National Acad Sciences; 2010;107: 17845–17850. </w:t>
      </w:r>
    </w:p>
    <w:p w14:paraId="4C961A64"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20. </w:t>
      </w:r>
      <w:r w:rsidRPr="00692C5F">
        <w:rPr>
          <w:rFonts w:ascii="Arial" w:hAnsi="Arial" w:cs="Arial"/>
          <w:noProof/>
          <w:szCs w:val="24"/>
        </w:rPr>
        <w:tab/>
        <w:t>Hackett SR, Zanotelli VRT, Xu W, Goya J, Park JO, Perlman DH, et al. Systems-level analysis of mechanisms regulating yeast metabolic flux. Science (80- ). 2016; doi:10.1126/science.aaf2786</w:t>
      </w:r>
    </w:p>
    <w:p w14:paraId="357F5714"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21. </w:t>
      </w:r>
      <w:r w:rsidRPr="00692C5F">
        <w:rPr>
          <w:rFonts w:ascii="Arial" w:hAnsi="Arial" w:cs="Arial"/>
          <w:noProof/>
          <w:szCs w:val="24"/>
        </w:rPr>
        <w:tab/>
        <w:t>Almaas E, Kovács B, Vicsek T, Oltvai ZN, Barabási AL. Global organization of metabolic fluxes in the bacterium Escherichia coli. Nature. 2004; doi:10.1038/nature02289</w:t>
      </w:r>
    </w:p>
    <w:p w14:paraId="713C718E"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22. </w:t>
      </w:r>
      <w:r w:rsidRPr="00692C5F">
        <w:rPr>
          <w:rFonts w:ascii="Arial" w:hAnsi="Arial" w:cs="Arial"/>
          <w:noProof/>
          <w:szCs w:val="24"/>
        </w:rPr>
        <w:tab/>
        <w:t>Stelling J, Klamt S, Bettenbrock K, Schuster S, Gilles ED. Metabolic network structure determines key aspects of functionality and regulation. Nature. 2002; doi:10.1038/nature01166</w:t>
      </w:r>
    </w:p>
    <w:p w14:paraId="36DD45E1"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23. </w:t>
      </w:r>
      <w:r w:rsidRPr="00692C5F">
        <w:rPr>
          <w:rFonts w:ascii="Arial" w:hAnsi="Arial" w:cs="Arial"/>
          <w:noProof/>
          <w:szCs w:val="24"/>
        </w:rPr>
        <w:tab/>
        <w:t>Stelling J, Sauer U, Szallasi Z, Doyle FJ, Doyle J. Robustness of cellular functions. Cell. 2004. doi:10.1016/j.cell.2004.09.008</w:t>
      </w:r>
    </w:p>
    <w:p w14:paraId="61CE94CA"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24. </w:t>
      </w:r>
      <w:r w:rsidRPr="00692C5F">
        <w:rPr>
          <w:rFonts w:ascii="Arial" w:hAnsi="Arial" w:cs="Arial"/>
          <w:noProof/>
          <w:szCs w:val="24"/>
        </w:rPr>
        <w:tab/>
        <w:t>O’Brien EJ, Monk JM, Palsson BO. Using Genome-scale Models to Predict Biological Capabilities. Cell. Elsevier; 2015;161: 971–987. doi:10.1016/j.cell.2015.05.019</w:t>
      </w:r>
    </w:p>
    <w:p w14:paraId="4D2EF13C"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25. </w:t>
      </w:r>
      <w:r w:rsidRPr="00692C5F">
        <w:rPr>
          <w:rFonts w:ascii="Arial" w:hAnsi="Arial" w:cs="Arial"/>
          <w:noProof/>
          <w:szCs w:val="24"/>
        </w:rPr>
        <w:tab/>
        <w:t>Sharma K, D’Souza RCJ, Tyanova S, Schaab C, Wiśniewski JR, Cox J, et al. Ultradeep Human Phosphoproteome Reveals a Distinct Regulatory Nature of Tyr and Ser/Thr-Based Signaling. Cell Rep. 2014; doi:10.1016/j.celrep.2014.07.036</w:t>
      </w:r>
    </w:p>
    <w:p w14:paraId="1CE95B33"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26. </w:t>
      </w:r>
      <w:r w:rsidRPr="00692C5F">
        <w:rPr>
          <w:rFonts w:ascii="Arial" w:hAnsi="Arial" w:cs="Arial"/>
          <w:noProof/>
          <w:szCs w:val="24"/>
        </w:rPr>
        <w:tab/>
        <w:t>Narita T, Weinert BT, Choudhary C. Functions and mechanisms of non-histone protein acetylation. Nature Reviews Molecular Cell Biology. 2019. doi:10.1038/s41580-018-0081-3</w:t>
      </w:r>
    </w:p>
    <w:p w14:paraId="3F5C632F"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27. </w:t>
      </w:r>
      <w:r w:rsidRPr="00692C5F">
        <w:rPr>
          <w:rFonts w:ascii="Arial" w:hAnsi="Arial" w:cs="Arial"/>
          <w:noProof/>
          <w:szCs w:val="24"/>
        </w:rPr>
        <w:tab/>
        <w:t>Orth JD, Thiele I, Palsson BØ. What is flux balance analysis? Nat Biotechnol. Nature Research; 2010;28: 245–248. doi:10.1038/nbt.1614</w:t>
      </w:r>
    </w:p>
    <w:p w14:paraId="5655C9A1"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28. </w:t>
      </w:r>
      <w:r w:rsidRPr="00692C5F">
        <w:rPr>
          <w:rFonts w:ascii="Arial" w:hAnsi="Arial" w:cs="Arial"/>
          <w:noProof/>
          <w:szCs w:val="24"/>
        </w:rPr>
        <w:tab/>
        <w:t>Murphy JP, Stepanova E, Everley RA, Paulo JA, Gygi SP.  Comprehensive Temporal Protein Dynamics during the Diauxic Shift in Saccharomyces cerevisiae . Mol Cell Proteomics. 2015; doi:10.1074/mcp.m114.045849</w:t>
      </w:r>
    </w:p>
    <w:p w14:paraId="3425113C"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29. </w:t>
      </w:r>
      <w:r w:rsidRPr="00692C5F">
        <w:rPr>
          <w:rFonts w:ascii="Arial" w:hAnsi="Arial" w:cs="Arial"/>
          <w:noProof/>
          <w:szCs w:val="24"/>
        </w:rPr>
        <w:tab/>
        <w:t xml:space="preserve">Weinert BT, Iesmantavicius V, Moustafa T, Schölz C, Wagner SA, Magnes C, et al. Acetylation dynamics and stoichiometry in Saccharomyces cerevisiae. Mol Syst Biol. 2014;10: 716. </w:t>
      </w:r>
    </w:p>
    <w:p w14:paraId="0D130C48"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30. </w:t>
      </w:r>
      <w:r w:rsidRPr="00692C5F">
        <w:rPr>
          <w:rFonts w:ascii="Arial" w:hAnsi="Arial" w:cs="Arial"/>
          <w:noProof/>
          <w:szCs w:val="24"/>
        </w:rPr>
        <w:tab/>
        <w:t>Treu L, Campanaro S, Nadai C, Toniolo C, Nardi T, Giacomini A, et al. Oxidative stress response and nitrogen utilization are strongly variable in Saccharomyces cerevisiae wine strains with different fermentation performances. Appl Microbiol Biotechnol. 2014; doi:10.1007/s00253-014-5679-6</w:t>
      </w:r>
    </w:p>
    <w:p w14:paraId="2ECAE5B2"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31. </w:t>
      </w:r>
      <w:r w:rsidRPr="00692C5F">
        <w:rPr>
          <w:rFonts w:ascii="Arial" w:hAnsi="Arial" w:cs="Arial"/>
          <w:noProof/>
          <w:szCs w:val="24"/>
        </w:rPr>
        <w:tab/>
        <w:t>Beltrao P, Bork P, Krogan NJ, Van Noort V. Evolution and functional cross-talk of protein post-</w:t>
      </w:r>
      <w:r w:rsidRPr="00692C5F">
        <w:rPr>
          <w:rFonts w:ascii="Arial" w:hAnsi="Arial" w:cs="Arial"/>
          <w:noProof/>
          <w:szCs w:val="24"/>
        </w:rPr>
        <w:lastRenderedPageBreak/>
        <w:t>translational modifications. Molecular Systems Biology. 2013. doi:10.1002/msb.201304521</w:t>
      </w:r>
    </w:p>
    <w:p w14:paraId="38DAB8B4"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32. </w:t>
      </w:r>
      <w:r w:rsidRPr="00692C5F">
        <w:rPr>
          <w:rFonts w:ascii="Arial" w:hAnsi="Arial" w:cs="Arial"/>
          <w:noProof/>
          <w:szCs w:val="24"/>
        </w:rPr>
        <w:tab/>
        <w:t>Aung HW, Henry SA, Walker LP. Revising the representation of fatty acid, glycerolipid, and glycerophospholipid metabolism in the consensus model of yeast metabolism. Ind Biotechnol. 2013;9: 215–228. doi:10.1089/ind.2013.0013</w:t>
      </w:r>
    </w:p>
    <w:p w14:paraId="39EC9F77"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33. </w:t>
      </w:r>
      <w:r w:rsidRPr="00692C5F">
        <w:rPr>
          <w:rFonts w:ascii="Arial" w:hAnsi="Arial" w:cs="Arial"/>
          <w:noProof/>
          <w:szCs w:val="24"/>
        </w:rPr>
        <w:tab/>
        <w:t>Oliveira AP, Sauer U. The importance of post-translational modifications in regulating Saccharomyces cerevisiae metabolism. FEMS Yeast Research. 2012. doi:10.1111/j.1567-1364.2011.00765.x</w:t>
      </w:r>
    </w:p>
    <w:p w14:paraId="45AE7C69"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34. </w:t>
      </w:r>
      <w:r w:rsidRPr="00692C5F">
        <w:rPr>
          <w:rFonts w:ascii="Arial" w:hAnsi="Arial" w:cs="Arial"/>
          <w:noProof/>
          <w:szCs w:val="24"/>
        </w:rPr>
        <w:tab/>
        <w:t>Beltrao P, Albanèse V, Kenner LR, Swaney DL, Burlingame A, Villén J, et al. Systematic functional prioritization of protein posttranslational modifications. Cell. 2012; doi:10.1016/j.cell.2012.05.036</w:t>
      </w:r>
    </w:p>
    <w:p w14:paraId="51E79C5D"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35. </w:t>
      </w:r>
      <w:r w:rsidRPr="00692C5F">
        <w:rPr>
          <w:rFonts w:ascii="Arial" w:hAnsi="Arial" w:cs="Arial"/>
          <w:noProof/>
          <w:szCs w:val="24"/>
        </w:rPr>
        <w:tab/>
        <w:t>Schuetz R, Zamboni N, Zampieri M, Heinemann M, Sauer U. Multidimensional optimality of microbial metabolism. Science (80- ). 2012; doi:10.1126/science.1216882</w:t>
      </w:r>
    </w:p>
    <w:p w14:paraId="3D667BEB"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36. </w:t>
      </w:r>
      <w:r w:rsidRPr="00692C5F">
        <w:rPr>
          <w:rFonts w:ascii="Arial" w:hAnsi="Arial" w:cs="Arial"/>
          <w:noProof/>
          <w:szCs w:val="24"/>
        </w:rPr>
        <w:tab/>
        <w:t>Mahadevan R, Schilling CH. The effects of alternate optimal solutions in constraint-based genome-scale metabolic models. Metab Eng. 2003;5: 264–276. doi:10.1016/j.ymben.2003.09.002</w:t>
      </w:r>
    </w:p>
    <w:p w14:paraId="1FACC1F0"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37. </w:t>
      </w:r>
      <w:r w:rsidRPr="00692C5F">
        <w:rPr>
          <w:rFonts w:ascii="Arial" w:hAnsi="Arial" w:cs="Arial"/>
          <w:noProof/>
          <w:szCs w:val="24"/>
        </w:rPr>
        <w:tab/>
        <w:t>Oliveira AP, Dimopoulos S, Busetto AG, Christen S, Dechant R, Falter L, et al. Inferring causal metabolic signals that regulate the dynamic TORC1-dependent transcriptome. Mol Syst Biol. 2015; doi:10.15252/msb.20145475</w:t>
      </w:r>
    </w:p>
    <w:p w14:paraId="4198C651"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38. </w:t>
      </w:r>
      <w:r w:rsidRPr="00692C5F">
        <w:rPr>
          <w:rFonts w:ascii="Arial" w:hAnsi="Arial" w:cs="Arial"/>
          <w:noProof/>
          <w:szCs w:val="24"/>
        </w:rPr>
        <w:tab/>
        <w:t>Oliveira AP, Ludwig C, Zampieri M, Weisser H, Aebersold R, Sauer U. Dynamic phosphoproteomics reveals TORC1-dependent regulation of yeast nucleotide and amino acid biosynthesis. Sci Signal. 2015; doi:10.1126/scisignal.2005768</w:t>
      </w:r>
    </w:p>
    <w:p w14:paraId="1CFCD8C3"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39. </w:t>
      </w:r>
      <w:r w:rsidRPr="00692C5F">
        <w:rPr>
          <w:rFonts w:ascii="Arial" w:hAnsi="Arial" w:cs="Arial"/>
          <w:noProof/>
          <w:szCs w:val="24"/>
        </w:rPr>
        <w:tab/>
        <w:t>Touati SA, Kataria M, Jones AW, Snijders AP, Uhlmann F. Phosphoproteome dynamics during mitotic exit in budding yeast. EMBO J. 2018; doi:10.15252/embj.201798745</w:t>
      </w:r>
    </w:p>
    <w:p w14:paraId="2B146152"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40. </w:t>
      </w:r>
      <w:r w:rsidRPr="00692C5F">
        <w:rPr>
          <w:rFonts w:ascii="Arial" w:hAnsi="Arial" w:cs="Arial"/>
          <w:noProof/>
          <w:szCs w:val="24"/>
        </w:rPr>
        <w:tab/>
        <w:t>Kelliher CM, Leman AR, Sierra CS, Haase SB. Investigating Conservation of the Cell-Cycle-Regulated Transcriptional Program in the Fungal Pathogen, Cryptococcus neoformans. PLoS Genet. 2016; doi:10.1371/journal.pgen.1006453</w:t>
      </w:r>
    </w:p>
    <w:p w14:paraId="47E64E45"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41. </w:t>
      </w:r>
      <w:r w:rsidRPr="00692C5F">
        <w:rPr>
          <w:rFonts w:ascii="Arial" w:hAnsi="Arial" w:cs="Arial"/>
          <w:noProof/>
          <w:szCs w:val="24"/>
        </w:rPr>
        <w:tab/>
        <w:t>Amoutzias GD, He Y, Gordon J, Mossialos D, Oliver SG, Van de Peer Y. Posttranslational regulation impacts the fate of duplicated genes. Proc Natl Acad Sci. 2010; doi:10.1073/pnas.0911603107</w:t>
      </w:r>
    </w:p>
    <w:p w14:paraId="695591D8"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42. </w:t>
      </w:r>
      <w:r w:rsidRPr="00692C5F">
        <w:rPr>
          <w:rFonts w:ascii="Arial" w:hAnsi="Arial" w:cs="Arial"/>
          <w:noProof/>
          <w:szCs w:val="24"/>
        </w:rPr>
        <w:tab/>
        <w:t>Soares NC, Spät P, Krug K, MacEk B. Global dynamics of the Escherichia coli proteome and phosphoproteome during growth in minimal medium. J Proteome Res. 2013; doi:10.1021/pr3011843</w:t>
      </w:r>
    </w:p>
    <w:p w14:paraId="12C8F113"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43. </w:t>
      </w:r>
      <w:r w:rsidRPr="00692C5F">
        <w:rPr>
          <w:rFonts w:ascii="Arial" w:hAnsi="Arial" w:cs="Arial"/>
          <w:noProof/>
          <w:szCs w:val="24"/>
        </w:rPr>
        <w:tab/>
        <w:t>Houser JR, Barnhart C, Boutz DR, Carroll SM, Dasgupta A, Michener JK, et al. Controlled Measurement and Comparative Analysis of Cellular Components in E. coli Reveals Broad Regulatory Changes in Response to Glucose Starvation. PLoS Comput Biol. 2015; doi:10.1371/journal.pcbi.1004400</w:t>
      </w:r>
    </w:p>
    <w:p w14:paraId="41D52511"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44. </w:t>
      </w:r>
      <w:r w:rsidRPr="00692C5F">
        <w:rPr>
          <w:rFonts w:ascii="Arial" w:hAnsi="Arial" w:cs="Arial"/>
          <w:noProof/>
          <w:szCs w:val="24"/>
        </w:rPr>
        <w:tab/>
        <w:t xml:space="preserve">Weinert BT, Iesmantavicius V, Wagner SA, Schölz C, Gummesson B, Beli P, et al. Acetyl-phosphate is a critical determinant of lysine acetylation in E. coli. Mol Cell. 2013;51: 265–272. </w:t>
      </w:r>
    </w:p>
    <w:p w14:paraId="28FBDBBD"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45. </w:t>
      </w:r>
      <w:r w:rsidRPr="00692C5F">
        <w:rPr>
          <w:rFonts w:ascii="Arial" w:hAnsi="Arial" w:cs="Arial"/>
          <w:noProof/>
          <w:szCs w:val="24"/>
        </w:rPr>
        <w:tab/>
        <w:t>Schmidt A, Kochanowski K, Vedelaar S, Ahrné E, Volkmer B, Callipo L, et al. The quantitative and condition-dependent Escherichia coli proteome. Nat Biotechnol. 2016; doi:10.1038/nbt.3418</w:t>
      </w:r>
    </w:p>
    <w:p w14:paraId="61299DFA"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46. </w:t>
      </w:r>
      <w:r w:rsidRPr="00692C5F">
        <w:rPr>
          <w:rFonts w:ascii="Arial" w:hAnsi="Arial" w:cs="Arial"/>
          <w:noProof/>
          <w:szCs w:val="24"/>
        </w:rPr>
        <w:tab/>
        <w:t>Zampieri G, Vijayakumar S, Yaneske E, Angione C. Machine and deep learning meet genome-</w:t>
      </w:r>
      <w:r w:rsidRPr="00692C5F">
        <w:rPr>
          <w:rFonts w:ascii="Arial" w:hAnsi="Arial" w:cs="Arial"/>
          <w:noProof/>
          <w:szCs w:val="24"/>
        </w:rPr>
        <w:lastRenderedPageBreak/>
        <w:t>scale metabolic modeling. PLoS Computational Biology. 2019. doi:10.1371/journal.pcbi.1007084</w:t>
      </w:r>
    </w:p>
    <w:p w14:paraId="149E6221"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47. </w:t>
      </w:r>
      <w:r w:rsidRPr="00692C5F">
        <w:rPr>
          <w:rFonts w:ascii="Arial" w:hAnsi="Arial" w:cs="Arial"/>
          <w:noProof/>
          <w:szCs w:val="24"/>
        </w:rPr>
        <w:tab/>
        <w:t>Kim GB, Kim WJ, Kim HU, Lee SY. Machine learning applications in systems metabolic engineering. Current Opinion in Biotechnology. 2020. doi:10.1016/j.copbio.2019.08.010</w:t>
      </w:r>
    </w:p>
    <w:p w14:paraId="1B274B75"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48. </w:t>
      </w:r>
      <w:r w:rsidRPr="00692C5F">
        <w:rPr>
          <w:rFonts w:ascii="Arial" w:hAnsi="Arial" w:cs="Arial"/>
          <w:noProof/>
          <w:szCs w:val="24"/>
        </w:rPr>
        <w:tab/>
        <w:t>Yang JH, Wright SN, Hamblin M, McCloskey D, Alcantar MA, Schrübbers L, et al. A White-Box Machine Learning Approach for Revealing Antibiotic Mechanisms of Action. Cell. 2019; doi:10.1016/j.cell.2019.04.016</w:t>
      </w:r>
    </w:p>
    <w:p w14:paraId="4D867536"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49. </w:t>
      </w:r>
      <w:r w:rsidRPr="00692C5F">
        <w:rPr>
          <w:rFonts w:ascii="Arial" w:hAnsi="Arial" w:cs="Arial"/>
          <w:noProof/>
          <w:szCs w:val="24"/>
        </w:rPr>
        <w:tab/>
        <w:t>Chen T, Guestrin C. XGBoost: A scalable tree boosting system. Proceedings of the ACM SIGKDD International Conference on Knowledge Discovery and Data Mining. 2016. doi:10.1145/2939672.2939785</w:t>
      </w:r>
    </w:p>
    <w:p w14:paraId="3A4B6AD0"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50. </w:t>
      </w:r>
      <w:r w:rsidRPr="00692C5F">
        <w:rPr>
          <w:rFonts w:ascii="Arial" w:hAnsi="Arial" w:cs="Arial"/>
          <w:noProof/>
          <w:szCs w:val="24"/>
        </w:rPr>
        <w:tab/>
        <w:t>Kori Y, Sidoli S, Yuan ZF, Lund PJ, Zhao X, Garcia BA. Proteome-wide acetylation dynamics in human cells. Sci Rep. 2017; doi:10.1038/s41598-017-09918-3</w:t>
      </w:r>
    </w:p>
    <w:p w14:paraId="7A4D915D"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51. </w:t>
      </w:r>
      <w:r w:rsidRPr="00692C5F">
        <w:rPr>
          <w:rFonts w:ascii="Arial" w:hAnsi="Arial" w:cs="Arial"/>
          <w:noProof/>
          <w:szCs w:val="24"/>
        </w:rPr>
        <w:tab/>
        <w:t>Olsen J V., Vermeulen M, Santamaria A, Kumar C, Miller ML, Jensen LJ, et al. Quantitative phosphoproteomics revealswidespread full phosphorylation site occupancy during mitosis. Sci Signal. 2010; doi:10.1126/scisignal.2000475</w:t>
      </w:r>
    </w:p>
    <w:p w14:paraId="0CCE9AE5"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52. </w:t>
      </w:r>
      <w:r w:rsidRPr="00692C5F">
        <w:rPr>
          <w:rFonts w:ascii="Arial" w:hAnsi="Arial" w:cs="Arial"/>
          <w:noProof/>
          <w:szCs w:val="24"/>
        </w:rPr>
        <w:tab/>
        <w:t>Fisher D, Krasinska L, Coudreuse D, Novák B. Phosphorylation network dynamics in the control of cell cycle transitions. Journal of Cell Science. 2012. doi:10.1242/jcs.106351</w:t>
      </w:r>
    </w:p>
    <w:p w14:paraId="6D18EB47"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53. </w:t>
      </w:r>
      <w:r w:rsidRPr="00692C5F">
        <w:rPr>
          <w:rFonts w:ascii="Arial" w:hAnsi="Arial" w:cs="Arial"/>
          <w:noProof/>
          <w:szCs w:val="24"/>
        </w:rPr>
        <w:tab/>
        <w:t>Lee HJ, Jedrychowski MP, Vinayagam A, Wu N, Shyh-Chang N, Hu Y, et al. Proteomic and Metabolomic Characterization of a Mammalian Cellular Transition from Quiescence to Proliferation. Cell Rep. 2017; doi:10.1016/j.celrep.2017.06.074</w:t>
      </w:r>
    </w:p>
    <w:p w14:paraId="7006E373"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54. </w:t>
      </w:r>
      <w:r w:rsidRPr="00692C5F">
        <w:rPr>
          <w:rFonts w:ascii="Arial" w:hAnsi="Arial" w:cs="Arial"/>
          <w:noProof/>
          <w:szCs w:val="24"/>
        </w:rPr>
        <w:tab/>
        <w:t>Chandrasekaran S, Zhang J, Sun Z, Zhang L, Ross CA, Huang Y-C, et al. Comprehensive Mapping of Pluripotent Stem Cell Metabolism Using Dynamic Genome-Scale Network Modeling. Cell Rep. 2017;21. doi:10.1016/j.celrep.2017.07.048</w:t>
      </w:r>
    </w:p>
    <w:p w14:paraId="535098E7"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55. </w:t>
      </w:r>
      <w:r w:rsidRPr="00692C5F">
        <w:rPr>
          <w:rFonts w:ascii="Arial" w:hAnsi="Arial" w:cs="Arial"/>
          <w:noProof/>
          <w:szCs w:val="24"/>
        </w:rPr>
        <w:tab/>
        <w:t>Campit S, Chandrasekaran S. Inferring metabolic flux from time-course metabolomics. Methods in Molecular Biology. 2020. doi:10.1007/978-1-0716-0159-4_13</w:t>
      </w:r>
    </w:p>
    <w:p w14:paraId="5606C5EF"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56. </w:t>
      </w:r>
      <w:r w:rsidRPr="00692C5F">
        <w:rPr>
          <w:rFonts w:ascii="Arial" w:hAnsi="Arial" w:cs="Arial"/>
          <w:noProof/>
          <w:szCs w:val="24"/>
        </w:rPr>
        <w:tab/>
        <w:t>Lin R, Tao R, Gao X, Li T, Zhou X, Guan KL, et al. Acetylation stabilizes ATP-citrate lyase to promote lipid biosynthesis and tumor growth. Mol Cell. 2013; doi:10.1016/j.molcel.2013.07.002</w:t>
      </w:r>
    </w:p>
    <w:p w14:paraId="5CE450DE"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57. </w:t>
      </w:r>
      <w:r w:rsidRPr="00692C5F">
        <w:rPr>
          <w:rFonts w:ascii="Arial" w:hAnsi="Arial" w:cs="Arial"/>
          <w:noProof/>
          <w:szCs w:val="24"/>
        </w:rPr>
        <w:tab/>
        <w:t>Icard P, Wu Z, Fournel L, Coquerel A, Lincet H, Alifano M. ATP citrate lyase: A central metabolic enzyme in cancer. Cancer Letters. 2020. doi:10.1016/j.canlet.2019.12.010</w:t>
      </w:r>
    </w:p>
    <w:p w14:paraId="3DFF35D5"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58. </w:t>
      </w:r>
      <w:r w:rsidRPr="00692C5F">
        <w:rPr>
          <w:rFonts w:ascii="Arial" w:hAnsi="Arial" w:cs="Arial"/>
          <w:noProof/>
          <w:szCs w:val="24"/>
        </w:rPr>
        <w:tab/>
        <w:t>Schölz C, Weinert BT, Wagner SA, Beli P, Miyake Y, Qi J, et al. Acetylation site specificities of lysine deacetylase inhibitors in human cells. Nat Biotechnol. 2015; doi:10.1038/nbt.3130</w:t>
      </w:r>
    </w:p>
    <w:p w14:paraId="02C0F66A"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59. </w:t>
      </w:r>
      <w:r w:rsidRPr="00692C5F">
        <w:rPr>
          <w:rFonts w:ascii="Arial" w:hAnsi="Arial" w:cs="Arial"/>
          <w:noProof/>
          <w:szCs w:val="24"/>
        </w:rPr>
        <w:tab/>
        <w:t>Kim JY, Lee H, Woo J, Yue W, Kim K, Choi S, et al. Reconstruction of pathway modification induced by nicotinamide using multi-omic network analyses in triple negative breast cancer. Sci Rep. 2017; doi:10.1038/s41598-017-03322-7</w:t>
      </w:r>
    </w:p>
    <w:p w14:paraId="3FB9DF4E"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60. </w:t>
      </w:r>
      <w:r w:rsidRPr="00692C5F">
        <w:rPr>
          <w:rFonts w:ascii="Arial" w:hAnsi="Arial" w:cs="Arial"/>
          <w:noProof/>
          <w:szCs w:val="24"/>
        </w:rPr>
        <w:tab/>
        <w:t>Hassan RN, Luo H, Jiang W. Effects of nicotinamide on cervical cancer-derived fibroblasts: Evidence for therapeutic potential. Cancer Manag Res. 2020; doi:10.2147/CMAR.S229395</w:t>
      </w:r>
    </w:p>
    <w:p w14:paraId="58B87FEA"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61. </w:t>
      </w:r>
      <w:r w:rsidRPr="00692C5F">
        <w:rPr>
          <w:rFonts w:ascii="Arial" w:hAnsi="Arial" w:cs="Arial"/>
          <w:noProof/>
          <w:szCs w:val="24"/>
        </w:rPr>
        <w:tab/>
        <w:t>Saldeen J, Tillmar L, Karlsson E, Welsh N. Nicotinamide- and caspase-mediated inhibition of poly(ADP-ribose) polymerase are associated with p53-independent cell cycle (G2) arrest and apoptosis. Mol Cell Biochem. 2003; doi:10.1023/A:1021651811345</w:t>
      </w:r>
    </w:p>
    <w:p w14:paraId="391016EA"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62. </w:t>
      </w:r>
      <w:r w:rsidRPr="00692C5F">
        <w:rPr>
          <w:rFonts w:ascii="Arial" w:hAnsi="Arial" w:cs="Arial"/>
          <w:noProof/>
          <w:szCs w:val="24"/>
        </w:rPr>
        <w:tab/>
        <w:t>Lundberg SM, Nair B, Vavilala MS, Horibe M, Eisses MJ, Adams T, et al. Explainable machine-learning predictions for the prevention of hypoxaemia during surgery. Nat Biomed Eng. 2018; doi:10.1038/s41551-018-0304-0</w:t>
      </w:r>
    </w:p>
    <w:p w14:paraId="394BDFDB"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lastRenderedPageBreak/>
        <w:t xml:space="preserve">63. </w:t>
      </w:r>
      <w:r w:rsidRPr="00692C5F">
        <w:rPr>
          <w:rFonts w:ascii="Arial" w:hAnsi="Arial" w:cs="Arial"/>
          <w:noProof/>
          <w:szCs w:val="24"/>
        </w:rPr>
        <w:tab/>
        <w:t xml:space="preserve">Lundberg SM, Erion G, Chen H, DeGrave A, Prutkin JM, Nair B, et al. From local explanations to global understanding with explainable AI for trees. Nat Mach Intell. 2020;2: 2522–5839. </w:t>
      </w:r>
    </w:p>
    <w:p w14:paraId="2ED7AE06"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64. </w:t>
      </w:r>
      <w:r w:rsidRPr="00692C5F">
        <w:rPr>
          <w:rFonts w:ascii="Arial" w:hAnsi="Arial" w:cs="Arial"/>
          <w:noProof/>
          <w:szCs w:val="24"/>
        </w:rPr>
        <w:tab/>
        <w:t>Humphrey SJ, James DE, Mann M. Protein Phosphorylation: A Major Switch Mechanism for Metabolic Regulation. Trends in Endocrinology and Metabolism. 2015. doi:10.1016/j.tem.2015.09.013</w:t>
      </w:r>
    </w:p>
    <w:p w14:paraId="233BF160"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65. </w:t>
      </w:r>
      <w:r w:rsidRPr="00692C5F">
        <w:rPr>
          <w:rFonts w:ascii="Arial" w:hAnsi="Arial" w:cs="Arial"/>
          <w:noProof/>
          <w:szCs w:val="24"/>
        </w:rPr>
        <w:tab/>
        <w:t>Kochanowski K, Volkmer B, Gerosa L, Van Rijsewijk BRH, Schmidt A, Heinemann M. Functioning of a metabolic flux sensor in Escherichia coli. Proc Natl Acad Sci U S A. 2013; doi:10.1073/pnas.1202582110</w:t>
      </w:r>
    </w:p>
    <w:p w14:paraId="4DA7B782"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66. </w:t>
      </w:r>
      <w:r w:rsidRPr="00692C5F">
        <w:rPr>
          <w:rFonts w:ascii="Arial" w:hAnsi="Arial" w:cs="Arial"/>
          <w:noProof/>
          <w:szCs w:val="24"/>
        </w:rPr>
        <w:tab/>
        <w:t>Shen F, Chandrasekaran S. Genome-scale network model of metabolism and histone acetylation. In: Synapse [Internet]. 2019. doi:10.7303/syn17114770</w:t>
      </w:r>
    </w:p>
    <w:p w14:paraId="3637C294"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67. </w:t>
      </w:r>
      <w:r w:rsidRPr="00692C5F">
        <w:rPr>
          <w:rFonts w:ascii="Arial" w:hAnsi="Arial" w:cs="Arial"/>
          <w:noProof/>
          <w:szCs w:val="24"/>
        </w:rPr>
        <w:tab/>
        <w:t>Choi KR, Jang WD, Yang D, Cho JS, Park D, Lee SY. Systems Metabolic Engineering Strategies: Integrating Systems and Synthetic Biology with Metabolic Engineering. Trends in Biotechnology. 2019. doi:10.1016/j.tibtech.2019.01.003</w:t>
      </w:r>
    </w:p>
    <w:p w14:paraId="14308521"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68. </w:t>
      </w:r>
      <w:r w:rsidRPr="00692C5F">
        <w:rPr>
          <w:rFonts w:ascii="Arial" w:hAnsi="Arial" w:cs="Arial"/>
          <w:noProof/>
          <w:szCs w:val="24"/>
        </w:rPr>
        <w:tab/>
        <w:t>Hart T, Chandrashekhar M, Aregger M, Steinhart Z, Brown KR, MacLeod G, et al. High-Resolution CRISPR Screens Reveal Fitness Genes and Genotype-Specific Cancer Liabilities. Cell. 2015; doi:10.1016/j.cell.2015.11.015</w:t>
      </w:r>
    </w:p>
    <w:p w14:paraId="247002E7"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69. </w:t>
      </w:r>
      <w:r w:rsidRPr="00692C5F">
        <w:rPr>
          <w:rFonts w:ascii="Arial" w:hAnsi="Arial" w:cs="Arial"/>
          <w:noProof/>
          <w:szCs w:val="24"/>
        </w:rPr>
        <w:tab/>
        <w:t>Hart T, Tong AHY, Chan K, Van Leeuwen J, Seetharaman A, Aregger M, et al. Evaluation and design of genome-wide CRISPR/SpCas9 knockout screens. G3 Genes, Genomes, Genet. 2017; doi:10.1534/g3.117.041277</w:t>
      </w:r>
    </w:p>
    <w:p w14:paraId="782C2F6E"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70. </w:t>
      </w:r>
      <w:r w:rsidRPr="00692C5F">
        <w:rPr>
          <w:rFonts w:ascii="Arial" w:hAnsi="Arial" w:cs="Arial"/>
          <w:noProof/>
          <w:szCs w:val="24"/>
        </w:rPr>
        <w:tab/>
        <w:t>Orth JD, Conrad TM, Na J, Lerman JA, Nam H, Feist AM, et al. A comprehensive genome-scale reconstruction of Escherichia coli metabolism--2011. Mol Syst Biol. 2011/10/13. 2011;7: 535. doi:10.1038/msb.2011.65</w:t>
      </w:r>
    </w:p>
    <w:p w14:paraId="52249528"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71. </w:t>
      </w:r>
      <w:r w:rsidRPr="00692C5F">
        <w:rPr>
          <w:rFonts w:ascii="Arial" w:hAnsi="Arial" w:cs="Arial"/>
          <w:noProof/>
          <w:szCs w:val="24"/>
        </w:rPr>
        <w:tab/>
        <w:t>Duarte NC, Becker SA, Jamshidi N, Thiele I, Mo ML, Vo TD, et al. Global reconstruction of the human metabolic network based on genomic and bibliomic data. Proc Natl Acad Sci U S A. 2007;104: 1777–82. doi:10.1073/pnas.0610772104</w:t>
      </w:r>
    </w:p>
    <w:p w14:paraId="607B05A8"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72. </w:t>
      </w:r>
      <w:r w:rsidRPr="00692C5F">
        <w:rPr>
          <w:rFonts w:ascii="Arial" w:hAnsi="Arial" w:cs="Arial"/>
          <w:noProof/>
          <w:szCs w:val="24"/>
        </w:rPr>
        <w:tab/>
        <w:t>Becker SA, Feist AM, Mo ML, Hannum G, Palsson BO, Herrgard MJ. Quantitative prediction of cellular metabolism with constraint-based models: the COBRA Toolbox. Nat Protoc. 2007/04/05. 2007;2: 727–738. doi:nprot.2007.99 [pii]10.1038/nprot.2007.99</w:t>
      </w:r>
    </w:p>
    <w:p w14:paraId="6A94EDF9"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73. </w:t>
      </w:r>
      <w:r w:rsidRPr="00692C5F">
        <w:rPr>
          <w:rFonts w:ascii="Arial" w:hAnsi="Arial" w:cs="Arial"/>
          <w:noProof/>
          <w:szCs w:val="24"/>
        </w:rPr>
        <w:tab/>
        <w:t>Schellenberger J, Lewis NE, Palsson B. Elimination of thermodynamically infeasible loops in steady-state metabolic models. Biophys J. 2011; doi:10.1016/j.bpj.2010.12.3707</w:t>
      </w:r>
    </w:p>
    <w:p w14:paraId="6E7A5188"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74. </w:t>
      </w:r>
      <w:r w:rsidRPr="00692C5F">
        <w:rPr>
          <w:rFonts w:ascii="Arial" w:hAnsi="Arial" w:cs="Arial"/>
          <w:noProof/>
          <w:szCs w:val="24"/>
        </w:rPr>
        <w:tab/>
        <w:t>Lewis NE, Hixson KK, Conrad TM, Lerman JA, Charusanti P, Polpitiya AD, et al. Omic data from evolved E. coli are consistent with computed optimal growth from genome</w:t>
      </w:r>
      <w:r w:rsidRPr="00692C5F">
        <w:rPr>
          <w:rFonts w:ascii="Cambria Math" w:hAnsi="Cambria Math" w:cs="Cambria Math"/>
          <w:noProof/>
          <w:szCs w:val="24"/>
        </w:rPr>
        <w:t>‐</w:t>
      </w:r>
      <w:r w:rsidRPr="00692C5F">
        <w:rPr>
          <w:rFonts w:ascii="Arial" w:hAnsi="Arial" w:cs="Arial"/>
          <w:noProof/>
          <w:szCs w:val="24"/>
        </w:rPr>
        <w:t xml:space="preserve">scale models. Mol Syst Biol. 2010;6: 390. </w:t>
      </w:r>
    </w:p>
    <w:p w14:paraId="6596B3B5"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75. </w:t>
      </w:r>
      <w:r w:rsidRPr="00692C5F">
        <w:rPr>
          <w:rFonts w:ascii="Arial" w:hAnsi="Arial" w:cs="Arial"/>
          <w:noProof/>
          <w:szCs w:val="24"/>
        </w:rPr>
        <w:tab/>
        <w:t>Martínez VS, Quek LE, Nielsen LK. Network thermodynamic curation of human and yeast genome-scale metabolic models. Biophys J. 2014; doi:10.1016/j.bpj.2014.05.029</w:t>
      </w:r>
    </w:p>
    <w:p w14:paraId="617916C5"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76. </w:t>
      </w:r>
      <w:r w:rsidRPr="00692C5F">
        <w:rPr>
          <w:rFonts w:ascii="Arial" w:hAnsi="Arial" w:cs="Arial"/>
          <w:noProof/>
          <w:szCs w:val="24"/>
        </w:rPr>
        <w:tab/>
        <w:t>Sánchez BJ, Zhang C, Nilsson A, Lahtvee P, Kerkhoven EJ, Nielsen J. Improving the phenotype predictions of a yeast genome</w:t>
      </w:r>
      <w:r w:rsidRPr="00692C5F">
        <w:rPr>
          <w:rFonts w:ascii="Cambria Math" w:hAnsi="Cambria Math" w:cs="Cambria Math"/>
          <w:noProof/>
          <w:szCs w:val="24"/>
        </w:rPr>
        <w:t>‐</w:t>
      </w:r>
      <w:r w:rsidRPr="00692C5F">
        <w:rPr>
          <w:rFonts w:ascii="Arial" w:hAnsi="Arial" w:cs="Arial"/>
          <w:noProof/>
          <w:szCs w:val="24"/>
        </w:rPr>
        <w:t>scale metabolic model by incorporating enzymatic constraints. Mol Syst Biol. 2017; doi:10.15252/msb.20167411</w:t>
      </w:r>
    </w:p>
    <w:p w14:paraId="7D6B729B"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77. </w:t>
      </w:r>
      <w:r w:rsidRPr="00692C5F">
        <w:rPr>
          <w:rFonts w:ascii="Arial" w:hAnsi="Arial" w:cs="Arial"/>
          <w:noProof/>
          <w:szCs w:val="24"/>
        </w:rPr>
        <w:tab/>
        <w:t>Heckmann D, Lloyd CJ, Mih N, Ha Y, Zielinski DC, Haiman ZB, et al. Machine learning applied to enzyme turnover numbers reveals protein structural correlates and improves metabolic models. Nat Commun. 2018; doi:10.1038/s41467-018-07652-6</w:t>
      </w:r>
    </w:p>
    <w:p w14:paraId="1E18ABDB"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lastRenderedPageBreak/>
        <w:t xml:space="preserve">78. </w:t>
      </w:r>
      <w:r w:rsidRPr="00692C5F">
        <w:rPr>
          <w:rFonts w:ascii="Arial" w:hAnsi="Arial" w:cs="Arial"/>
          <w:noProof/>
          <w:szCs w:val="24"/>
        </w:rPr>
        <w:tab/>
        <w:t>Yeo HC, Hong J, Lakshmanan M, Lee DY. Enzyme capacity-based genome scale modelling of CHO cells. Metab Eng. 2020; doi:10.1016/j.ymben.2020.04.005</w:t>
      </w:r>
    </w:p>
    <w:p w14:paraId="3385BAAA"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79. </w:t>
      </w:r>
      <w:r w:rsidRPr="00692C5F">
        <w:rPr>
          <w:rFonts w:ascii="Arial" w:hAnsi="Arial" w:cs="Arial"/>
          <w:noProof/>
          <w:szCs w:val="24"/>
        </w:rPr>
        <w:tab/>
        <w:t>Shen F, Cheek C, Chandrasekaran S. Dynamic Network Modeling of Stem Cell Metabolism. Humana, New York, NY; 2019. pp. 305–320. doi:10.1007/978-1-4939-9224-9_14</w:t>
      </w:r>
    </w:p>
    <w:p w14:paraId="2C56D7E3"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80. </w:t>
      </w:r>
      <w:r w:rsidRPr="00692C5F">
        <w:rPr>
          <w:rFonts w:ascii="Arial" w:hAnsi="Arial" w:cs="Arial"/>
          <w:noProof/>
          <w:szCs w:val="24"/>
        </w:rPr>
        <w:tab/>
        <w:t>Freund Y, Schapire RE. Experiments with a New Boosting Algorithm. Proc 13th Int Conf Mach Learn. 1996; doi:10.1.1.133.1040</w:t>
      </w:r>
    </w:p>
    <w:p w14:paraId="1AA4E7EC"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szCs w:val="24"/>
        </w:rPr>
      </w:pPr>
      <w:r w:rsidRPr="00692C5F">
        <w:rPr>
          <w:rFonts w:ascii="Arial" w:hAnsi="Arial" w:cs="Arial"/>
          <w:noProof/>
          <w:szCs w:val="24"/>
        </w:rPr>
        <w:t xml:space="preserve">81. </w:t>
      </w:r>
      <w:r w:rsidRPr="00692C5F">
        <w:rPr>
          <w:rFonts w:ascii="Arial" w:hAnsi="Arial" w:cs="Arial"/>
          <w:noProof/>
          <w:szCs w:val="24"/>
        </w:rPr>
        <w:tab/>
        <w:t>Huang KY, Su MG, Kao HJ, Hsieh YC, Jhong JH, Cheng KH, et al. dbPTM 2016: 10-year anniversary of a resource for post-translational modification of proteins. Nucleic Acids Res. 2016; doi:10.1093/nar/gkv1240</w:t>
      </w:r>
    </w:p>
    <w:p w14:paraId="43621503" w14:textId="77777777" w:rsidR="00692C5F" w:rsidRPr="00692C5F" w:rsidRDefault="00692C5F" w:rsidP="00692C5F">
      <w:pPr>
        <w:widowControl w:val="0"/>
        <w:autoSpaceDE w:val="0"/>
        <w:autoSpaceDN w:val="0"/>
        <w:adjustRightInd w:val="0"/>
        <w:spacing w:line="240" w:lineRule="auto"/>
        <w:ind w:left="640" w:hanging="640"/>
        <w:rPr>
          <w:rFonts w:ascii="Arial" w:hAnsi="Arial" w:cs="Arial"/>
          <w:noProof/>
        </w:rPr>
      </w:pPr>
      <w:r w:rsidRPr="00692C5F">
        <w:rPr>
          <w:rFonts w:ascii="Arial" w:hAnsi="Arial" w:cs="Arial"/>
          <w:noProof/>
          <w:szCs w:val="24"/>
        </w:rPr>
        <w:t xml:space="preserve">82. </w:t>
      </w:r>
      <w:r w:rsidRPr="00692C5F">
        <w:rPr>
          <w:rFonts w:ascii="Arial" w:hAnsi="Arial" w:cs="Arial"/>
          <w:noProof/>
          <w:szCs w:val="24"/>
        </w:rPr>
        <w:tab/>
        <w:t xml:space="preserve">The UniProt Consortium. UniProt: a worldwide hub of protein knowledge | Nucleic Acids Research | Oxford Academic. Nucleic Acids Res. 2019; </w:t>
      </w:r>
    </w:p>
    <w:p w14:paraId="46B22605" w14:textId="77777777" w:rsidR="00DE761A" w:rsidRDefault="00147626" w:rsidP="006770F6">
      <w:pPr>
        <w:rPr>
          <w:rFonts w:ascii="Arial" w:hAnsi="Arial" w:cs="Arial"/>
        </w:rPr>
      </w:pPr>
      <w:r>
        <w:rPr>
          <w:rFonts w:ascii="Arial" w:hAnsi="Arial" w:cs="Arial"/>
        </w:rPr>
        <w:fldChar w:fldCharType="end"/>
      </w:r>
    </w:p>
    <w:p w14:paraId="2F97DAD6" w14:textId="77777777" w:rsidR="00DE761A" w:rsidRDefault="00DE761A" w:rsidP="006770F6">
      <w:pPr>
        <w:rPr>
          <w:rFonts w:ascii="Arial" w:hAnsi="Arial" w:cs="Arial"/>
        </w:rPr>
      </w:pPr>
    </w:p>
    <w:p w14:paraId="2926DF05" w14:textId="58888150" w:rsidR="00231420" w:rsidRPr="00AA7437" w:rsidRDefault="00231420" w:rsidP="00231420">
      <w:pPr>
        <w:rPr>
          <w:rFonts w:ascii="Arial" w:hAnsi="Arial" w:cs="Arial"/>
          <w:b/>
          <w:bCs/>
        </w:rPr>
      </w:pPr>
      <w:r w:rsidRPr="00AA7437">
        <w:rPr>
          <w:rFonts w:ascii="Arial" w:hAnsi="Arial" w:cs="Arial"/>
          <w:b/>
          <w:bCs/>
        </w:rPr>
        <w:t xml:space="preserve">Acknowledgments: Funding: </w:t>
      </w:r>
      <w:r w:rsidRPr="00AA7437">
        <w:rPr>
          <w:rFonts w:ascii="Arial" w:hAnsi="Arial" w:cs="Arial"/>
        </w:rPr>
        <w:t>This work was supported by faculty start-up funds from the University of Michigan</w:t>
      </w:r>
      <w:r>
        <w:rPr>
          <w:rFonts w:ascii="Arial" w:hAnsi="Arial" w:cs="Arial"/>
        </w:rPr>
        <w:t xml:space="preserve"> and </w:t>
      </w:r>
      <w:r w:rsidRPr="00231420">
        <w:rPr>
          <w:rFonts w:ascii="Arial" w:hAnsi="Arial" w:cs="Arial"/>
        </w:rPr>
        <w:t>R35 GM13779501</w:t>
      </w:r>
      <w:r w:rsidRPr="00AA7437">
        <w:rPr>
          <w:rFonts w:ascii="Arial" w:hAnsi="Arial" w:cs="Arial"/>
        </w:rPr>
        <w:t xml:space="preserve"> </w:t>
      </w:r>
      <w:r>
        <w:rPr>
          <w:rFonts w:ascii="Arial" w:hAnsi="Arial" w:cs="Arial"/>
        </w:rPr>
        <w:t xml:space="preserve">from NIH </w:t>
      </w:r>
      <w:r w:rsidRPr="00AA7437">
        <w:rPr>
          <w:rFonts w:ascii="Arial" w:hAnsi="Arial" w:cs="Arial"/>
        </w:rPr>
        <w:t xml:space="preserve">to SC. </w:t>
      </w:r>
      <w:r w:rsidRPr="00AA7437">
        <w:rPr>
          <w:rFonts w:ascii="Arial" w:hAnsi="Arial" w:cs="Arial"/>
          <w:b/>
          <w:bCs/>
        </w:rPr>
        <w:t xml:space="preserve">Author contributions: </w:t>
      </w:r>
      <w:r w:rsidRPr="00AA7437">
        <w:rPr>
          <w:rFonts w:ascii="Arial" w:hAnsi="Arial" w:cs="Arial"/>
        </w:rPr>
        <w:t>S</w:t>
      </w:r>
      <w:r w:rsidR="00A62141">
        <w:rPr>
          <w:rFonts w:ascii="Arial" w:hAnsi="Arial" w:cs="Arial"/>
        </w:rPr>
        <w:t>.</w:t>
      </w:r>
      <w:r w:rsidRPr="00AA7437">
        <w:rPr>
          <w:rFonts w:ascii="Arial" w:hAnsi="Arial" w:cs="Arial"/>
        </w:rPr>
        <w:t xml:space="preserve">C conceived the study, </w:t>
      </w:r>
      <w:r w:rsidR="00A62141">
        <w:rPr>
          <w:rFonts w:ascii="Arial" w:hAnsi="Arial" w:cs="Arial"/>
        </w:rPr>
        <w:t xml:space="preserve">S.C, </w:t>
      </w:r>
      <w:r w:rsidR="00661E86">
        <w:rPr>
          <w:rFonts w:ascii="Arial" w:hAnsi="Arial" w:cs="Arial"/>
        </w:rPr>
        <w:t>K</w:t>
      </w:r>
      <w:r w:rsidR="00A62141">
        <w:rPr>
          <w:rFonts w:ascii="Arial" w:hAnsi="Arial" w:cs="Arial"/>
        </w:rPr>
        <w:t>.</w:t>
      </w:r>
      <w:r w:rsidR="00661E86">
        <w:rPr>
          <w:rFonts w:ascii="Arial" w:hAnsi="Arial" w:cs="Arial"/>
        </w:rPr>
        <w:t>S, H</w:t>
      </w:r>
      <w:r w:rsidR="00A62141">
        <w:rPr>
          <w:rFonts w:ascii="Arial" w:hAnsi="Arial" w:cs="Arial"/>
        </w:rPr>
        <w:t>.</w:t>
      </w:r>
      <w:r w:rsidR="00661E86">
        <w:rPr>
          <w:rFonts w:ascii="Arial" w:hAnsi="Arial" w:cs="Arial"/>
        </w:rPr>
        <w:t>L and F</w:t>
      </w:r>
      <w:r w:rsidR="00A62141">
        <w:rPr>
          <w:rFonts w:ascii="Arial" w:hAnsi="Arial" w:cs="Arial"/>
        </w:rPr>
        <w:t>.</w:t>
      </w:r>
      <w:r w:rsidR="00661E86">
        <w:rPr>
          <w:rFonts w:ascii="Arial" w:hAnsi="Arial" w:cs="Arial"/>
        </w:rPr>
        <w:t xml:space="preserve">S </w:t>
      </w:r>
      <w:r w:rsidRPr="00AA7437">
        <w:rPr>
          <w:rFonts w:ascii="Arial" w:hAnsi="Arial" w:cs="Arial"/>
        </w:rPr>
        <w:t xml:space="preserve">designed and performed research, and </w:t>
      </w:r>
      <w:r w:rsidR="00661E86">
        <w:rPr>
          <w:rFonts w:ascii="Arial" w:hAnsi="Arial" w:cs="Arial"/>
        </w:rPr>
        <w:t xml:space="preserve">SC </w:t>
      </w:r>
      <w:r w:rsidRPr="00AA7437">
        <w:rPr>
          <w:rFonts w:ascii="Arial" w:hAnsi="Arial" w:cs="Arial"/>
        </w:rPr>
        <w:t>wrote the manuscript.</w:t>
      </w:r>
      <w:r w:rsidRPr="00AA7437">
        <w:rPr>
          <w:rFonts w:ascii="Arial" w:hAnsi="Arial" w:cs="Arial"/>
          <w:b/>
          <w:bCs/>
        </w:rPr>
        <w:t xml:space="preserve"> Competing interests: </w:t>
      </w:r>
      <w:r w:rsidRPr="00AA7437">
        <w:rPr>
          <w:rFonts w:ascii="Arial" w:hAnsi="Arial" w:cs="Arial"/>
        </w:rPr>
        <w:t>Authors declare no competing interests.</w:t>
      </w:r>
      <w:r w:rsidRPr="00AA7437">
        <w:rPr>
          <w:rFonts w:ascii="Arial" w:hAnsi="Arial" w:cs="Arial"/>
          <w:b/>
          <w:bCs/>
        </w:rPr>
        <w:t xml:space="preserve"> Data and materials availability: </w:t>
      </w:r>
      <w:r w:rsidRPr="00AA7437">
        <w:rPr>
          <w:rFonts w:ascii="Arial" w:hAnsi="Arial" w:cs="Arial"/>
        </w:rPr>
        <w:t>All datasets are available in the supplementary materials</w:t>
      </w:r>
      <w:r w:rsidR="00C94582">
        <w:rPr>
          <w:rFonts w:ascii="Arial" w:hAnsi="Arial" w:cs="Arial"/>
        </w:rPr>
        <w:t>.</w:t>
      </w:r>
    </w:p>
    <w:p w14:paraId="51D320E8" w14:textId="77777777" w:rsidR="00DE761A" w:rsidRDefault="00DE761A" w:rsidP="006770F6">
      <w:pPr>
        <w:rPr>
          <w:rFonts w:ascii="Arial" w:hAnsi="Arial" w:cs="Arial"/>
        </w:rPr>
      </w:pPr>
    </w:p>
    <w:p w14:paraId="72B8D643" w14:textId="77777777" w:rsidR="00DE761A" w:rsidRDefault="00DE761A" w:rsidP="006770F6">
      <w:pPr>
        <w:rPr>
          <w:rFonts w:ascii="Arial" w:hAnsi="Arial" w:cs="Arial"/>
        </w:rPr>
      </w:pPr>
    </w:p>
    <w:p w14:paraId="3781D2B5" w14:textId="77777777" w:rsidR="00DE761A" w:rsidRDefault="00DE761A" w:rsidP="006770F6">
      <w:pPr>
        <w:rPr>
          <w:rFonts w:ascii="Arial" w:hAnsi="Arial" w:cs="Arial"/>
        </w:rPr>
      </w:pPr>
    </w:p>
    <w:p w14:paraId="0BA2FDCD" w14:textId="77777777" w:rsidR="00DE761A" w:rsidRDefault="00DE761A" w:rsidP="006770F6">
      <w:pPr>
        <w:rPr>
          <w:rFonts w:ascii="Arial" w:hAnsi="Arial" w:cs="Arial"/>
        </w:rPr>
      </w:pPr>
    </w:p>
    <w:p w14:paraId="48785B93" w14:textId="77777777" w:rsidR="00DE761A" w:rsidRDefault="00DE761A" w:rsidP="006770F6">
      <w:pPr>
        <w:rPr>
          <w:rFonts w:ascii="Arial" w:hAnsi="Arial" w:cs="Arial"/>
        </w:rPr>
      </w:pPr>
    </w:p>
    <w:sectPr w:rsidR="00DE761A" w:rsidSect="00767910">
      <w:footerReference w:type="default" r:id="rId19"/>
      <w:pgSz w:w="12240" w:h="15840"/>
      <w:pgMar w:top="1440" w:right="1080" w:bottom="144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Smith, Kirk" w:date="2021-04-07T13:02:00Z" w:initials="SK">
    <w:p w14:paraId="62421C79" w14:textId="792D182A" w:rsidR="000B4A2C" w:rsidRDefault="000B4A2C">
      <w:pPr>
        <w:pStyle w:val="CommentText"/>
      </w:pPr>
      <w:r>
        <w:rPr>
          <w:rStyle w:val="CommentReference"/>
        </w:rPr>
        <w:annotationRef/>
      </w:r>
      <w:r>
        <w:t>More highly?</w:t>
      </w:r>
    </w:p>
  </w:comment>
  <w:comment w:id="5" w:author="Smith, Kirk" w:date="2021-04-07T12:39:00Z" w:initials="SK">
    <w:p w14:paraId="40B63891" w14:textId="57235100" w:rsidR="000B4A2C" w:rsidRDefault="000B4A2C">
      <w:pPr>
        <w:pStyle w:val="CommentText"/>
      </w:pPr>
      <w:r>
        <w:rPr>
          <w:rStyle w:val="CommentReference"/>
        </w:rPr>
        <w:annotationRef/>
      </w:r>
      <w:r>
        <w:t>using an</w:t>
      </w:r>
    </w:p>
  </w:comment>
  <w:comment w:id="7" w:author="Smith, Kirk" w:date="2021-04-07T13:01:00Z" w:initials="SK">
    <w:p w14:paraId="4F04F42B" w14:textId="78DF138E" w:rsidR="000B4A2C" w:rsidRDefault="000B4A2C">
      <w:pPr>
        <w:pStyle w:val="CommentText"/>
      </w:pPr>
      <w:r>
        <w:rPr>
          <w:rStyle w:val="CommentReference"/>
        </w:rPr>
        <w:annotationRef/>
      </w:r>
      <w:r>
        <w:t>by factors</w:t>
      </w:r>
    </w:p>
  </w:comment>
  <w:comment w:id="8" w:author="Smith, Kirk" w:date="2021-04-07T13:07:00Z" w:initials="SK">
    <w:p w14:paraId="0D772DFA" w14:textId="03064292" w:rsidR="000B4A2C" w:rsidRDefault="000B4A2C">
      <w:pPr>
        <w:pStyle w:val="CommentText"/>
      </w:pPr>
      <w:r>
        <w:rPr>
          <w:rStyle w:val="CommentReference"/>
        </w:rPr>
        <w:annotationRef/>
      </w:r>
      <w:r>
        <w:t>add comma</w:t>
      </w:r>
    </w:p>
  </w:comment>
  <w:comment w:id="9" w:author="Smith, Kirk" w:date="2021-04-07T13:09:00Z" w:initials="SK">
    <w:p w14:paraId="3EE146C6" w14:textId="25780965" w:rsidR="000B4A2C" w:rsidRDefault="000B4A2C">
      <w:pPr>
        <w:pStyle w:val="CommentText"/>
      </w:pPr>
      <w:r>
        <w:rPr>
          <w:rStyle w:val="CommentReference"/>
        </w:rPr>
        <w:annotationRef/>
      </w:r>
      <w:r>
        <w:t>spelling</w:t>
      </w:r>
    </w:p>
  </w:comment>
  <w:comment w:id="10" w:author="Smith, Kirk" w:date="2021-04-07T13:08:00Z" w:initials="SK">
    <w:p w14:paraId="263F6F9D" w14:textId="6AA9A5A3" w:rsidR="000B4A2C" w:rsidRDefault="000B4A2C">
      <w:pPr>
        <w:pStyle w:val="CommentText"/>
      </w:pPr>
      <w:r>
        <w:rPr>
          <w:rStyle w:val="CommentReference"/>
        </w:rPr>
        <w:annotationRef/>
      </w:r>
    </w:p>
  </w:comment>
  <w:comment w:id="11" w:author="Smith, Kirk" w:date="2021-04-07T13:09:00Z" w:initials="SK">
    <w:p w14:paraId="1A9B8720" w14:textId="5B9BA1ED" w:rsidR="000B4A2C" w:rsidRDefault="000B4A2C">
      <w:pPr>
        <w:pStyle w:val="CommentText"/>
      </w:pPr>
      <w:r>
        <w:rPr>
          <w:rStyle w:val="CommentReference"/>
        </w:rPr>
        <w:annotationRef/>
      </w:r>
    </w:p>
  </w:comment>
  <w:comment w:id="12" w:author="Smith, Kirk" w:date="2021-04-07T13:09:00Z" w:initials="SK">
    <w:p w14:paraId="11ABDBF9" w14:textId="6608A98C" w:rsidR="000B4A2C" w:rsidRDefault="000B4A2C">
      <w:pPr>
        <w:pStyle w:val="CommentText"/>
      </w:pPr>
      <w:r>
        <w:rPr>
          <w:rStyle w:val="CommentReference"/>
        </w:rPr>
        <w:annotationRef/>
      </w:r>
      <w:r>
        <w:t>extra space</w:t>
      </w:r>
    </w:p>
  </w:comment>
  <w:comment w:id="13" w:author="Smith, Kirk" w:date="2021-04-07T13:14:00Z" w:initials="SK">
    <w:p w14:paraId="7B9F0638" w14:textId="00C5D7E3" w:rsidR="000B4A2C" w:rsidRDefault="000B4A2C">
      <w:pPr>
        <w:pStyle w:val="CommentText"/>
      </w:pPr>
      <w:r>
        <w:rPr>
          <w:rStyle w:val="CommentReference"/>
        </w:rPr>
        <w:annotationRef/>
      </w:r>
      <w:r>
        <w:t>spelling</w:t>
      </w:r>
    </w:p>
  </w:comment>
  <w:comment w:id="15" w:author="Smith, Kirk" w:date="2021-04-08T10:38:00Z" w:initials="SK">
    <w:p w14:paraId="7BF91316" w14:textId="53804757" w:rsidR="00BB48D5" w:rsidRDefault="00BB48D5">
      <w:pPr>
        <w:pStyle w:val="CommentText"/>
      </w:pPr>
      <w:r>
        <w:rPr>
          <w:rStyle w:val="CommentReference"/>
        </w:rPr>
        <w:annotationRef/>
      </w:r>
      <w:r>
        <w:t>Currently AUC is not included due to issues with multi-class model. Will try that again.</w:t>
      </w:r>
    </w:p>
  </w:comment>
  <w:comment w:id="17" w:author="Smith, Kirk" w:date="2021-04-07T13:50:00Z" w:initials="SK">
    <w:p w14:paraId="6C662615" w14:textId="445728B3" w:rsidR="000B4A2C" w:rsidRDefault="000B4A2C">
      <w:pPr>
        <w:pStyle w:val="CommentText"/>
      </w:pPr>
      <w:r>
        <w:rPr>
          <w:rStyle w:val="CommentReference"/>
        </w:rPr>
        <w:annotationRef/>
      </w:r>
      <w:r>
        <w:t>Should I make same changes for Table A as I did for abstract figure? Replace gene names with G#, single decimals, etc.</w:t>
      </w:r>
    </w:p>
  </w:comment>
  <w:comment w:id="18" w:author="Smith, Kirk" w:date="2021-04-07T14:32:00Z" w:initials="SK">
    <w:p w14:paraId="555C9C32" w14:textId="25D825D4" w:rsidR="000B4A2C" w:rsidRDefault="000B4A2C">
      <w:pPr>
        <w:pStyle w:val="CommentText"/>
      </w:pPr>
      <w:r>
        <w:rPr>
          <w:rStyle w:val="CommentReference"/>
        </w:rPr>
        <w:annotationRef/>
      </w:r>
      <w:r>
        <w:t>Could perhaps use re-wording</w:t>
      </w:r>
    </w:p>
  </w:comment>
  <w:comment w:id="19" w:author="Smith, Kirk" w:date="2021-04-07T14:37:00Z" w:initials="SK">
    <w:p w14:paraId="245C4324" w14:textId="1DA32533" w:rsidR="000B4A2C" w:rsidRDefault="000B4A2C">
      <w:pPr>
        <w:pStyle w:val="CommentText"/>
      </w:pPr>
      <w:r>
        <w:rPr>
          <w:rStyle w:val="CommentReference"/>
        </w:rPr>
        <w:annotationRef/>
      </w:r>
      <w:r>
        <w:t>Insert comma</w:t>
      </w:r>
    </w:p>
  </w:comment>
  <w:comment w:id="20" w:author="Smith, Kirk" w:date="2021-04-07T14:37:00Z" w:initials="SK">
    <w:p w14:paraId="5AAF0858" w14:textId="53551E7C" w:rsidR="000B4A2C" w:rsidRDefault="000B4A2C">
      <w:pPr>
        <w:pStyle w:val="CommentText"/>
      </w:pPr>
      <w:r>
        <w:rPr>
          <w:rStyle w:val="CommentReference"/>
        </w:rPr>
        <w:annotationRef/>
      </w:r>
      <w:r>
        <w:t>an</w:t>
      </w:r>
    </w:p>
  </w:comment>
  <w:comment w:id="24" w:author="Smith, Kirk" w:date="2021-04-07T16:00:00Z" w:initials="SK">
    <w:p w14:paraId="084B916A" w14:textId="346ED7D5" w:rsidR="000B4A2C" w:rsidRDefault="000B4A2C">
      <w:pPr>
        <w:pStyle w:val="CommentText"/>
      </w:pPr>
      <w:r>
        <w:rPr>
          <w:rStyle w:val="CommentReference"/>
        </w:rPr>
        <w:annotationRef/>
      </w:r>
      <w:r>
        <w:t>were</w:t>
      </w:r>
    </w:p>
  </w:comment>
  <w:comment w:id="25" w:author="Smith, Kirk" w:date="2021-04-07T17:33:00Z" w:initials="SK">
    <w:p w14:paraId="7E3E88F5" w14:textId="78ED2271" w:rsidR="000B4A2C" w:rsidRDefault="000B4A2C">
      <w:pPr>
        <w:pStyle w:val="CommentText"/>
      </w:pPr>
      <w:r>
        <w:rPr>
          <w:rStyle w:val="CommentReference"/>
        </w:rPr>
        <w:annotationRef/>
      </w:r>
      <w:r>
        <w:t>the</w:t>
      </w:r>
    </w:p>
  </w:comment>
  <w:comment w:id="34" w:author="Smith, Kirk" w:date="2021-04-07T16:06:00Z" w:initials="SK">
    <w:p w14:paraId="1D21C9A5" w14:textId="1FF40F38" w:rsidR="000B4A2C" w:rsidRDefault="000B4A2C">
      <w:pPr>
        <w:pStyle w:val="CommentText"/>
      </w:pPr>
      <w:r>
        <w:rPr>
          <w:rStyle w:val="CommentReference"/>
        </w:rPr>
        <w:annotationRef/>
      </w:r>
      <w:r>
        <w:t>I think this is old, as I removed holdout validation from the script a while back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2421C79" w15:done="0"/>
  <w15:commentEx w15:paraId="40B63891" w15:done="0"/>
  <w15:commentEx w15:paraId="4F04F42B" w15:done="0"/>
  <w15:commentEx w15:paraId="0D772DFA" w15:done="0"/>
  <w15:commentEx w15:paraId="3EE146C6" w15:done="0"/>
  <w15:commentEx w15:paraId="263F6F9D" w15:done="0"/>
  <w15:commentEx w15:paraId="1A9B8720" w15:paraIdParent="263F6F9D" w15:done="0"/>
  <w15:commentEx w15:paraId="11ABDBF9" w15:done="0"/>
  <w15:commentEx w15:paraId="7B9F0638" w15:done="0"/>
  <w15:commentEx w15:paraId="7BF91316" w15:done="0"/>
  <w15:commentEx w15:paraId="6C662615" w15:done="0"/>
  <w15:commentEx w15:paraId="555C9C32" w15:done="0"/>
  <w15:commentEx w15:paraId="245C4324" w15:done="0"/>
  <w15:commentEx w15:paraId="5AAF0858" w15:done="0"/>
  <w15:commentEx w15:paraId="084B916A" w15:done="0"/>
  <w15:commentEx w15:paraId="7E3E88F5" w15:done="0"/>
  <w15:commentEx w15:paraId="1D21C9A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82BEB" w16cex:dateUtc="2021-04-07T17:02:00Z"/>
  <w16cex:commentExtensible w16cex:durableId="24182691" w16cex:dateUtc="2021-04-07T16:39:00Z"/>
  <w16cex:commentExtensible w16cex:durableId="24182BB4" w16cex:dateUtc="2021-04-07T17:01:00Z"/>
  <w16cex:commentExtensible w16cex:durableId="24182CFD" w16cex:dateUtc="2021-04-07T17:07:00Z"/>
  <w16cex:commentExtensible w16cex:durableId="24182D7D" w16cex:dateUtc="2021-04-07T17:09:00Z"/>
  <w16cex:commentExtensible w16cex:durableId="24182D67" w16cex:dateUtc="2021-04-07T17:08:00Z"/>
  <w16cex:commentExtensible w16cex:durableId="24182D6D" w16cex:dateUtc="2021-04-07T17:09:00Z"/>
  <w16cex:commentExtensible w16cex:durableId="24182D71" w16cex:dateUtc="2021-04-07T17:09:00Z"/>
  <w16cex:commentExtensible w16cex:durableId="24182EBA" w16cex:dateUtc="2021-04-07T17:14:00Z"/>
  <w16cex:commentExtensible w16cex:durableId="24195B91" w16cex:dateUtc="2021-04-08T14:38:00Z"/>
  <w16cex:commentExtensible w16cex:durableId="2418373D" w16cex:dateUtc="2021-04-07T17:50:00Z"/>
  <w16cex:commentExtensible w16cex:durableId="241840FC" w16cex:dateUtc="2021-04-07T18:32:00Z"/>
  <w16cex:commentExtensible w16cex:durableId="2418423C" w16cex:dateUtc="2021-04-07T18:37:00Z"/>
  <w16cex:commentExtensible w16cex:durableId="24184235" w16cex:dateUtc="2021-04-07T18:37:00Z"/>
  <w16cex:commentExtensible w16cex:durableId="24185584" w16cex:dateUtc="2021-04-07T20:00:00Z"/>
  <w16cex:commentExtensible w16cex:durableId="24186B62" w16cex:dateUtc="2021-04-07T21:33:00Z"/>
  <w16cex:commentExtensible w16cex:durableId="24185711" w16cex:dateUtc="2021-04-07T20: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2421C79" w16cid:durableId="24182BEB"/>
  <w16cid:commentId w16cid:paraId="40B63891" w16cid:durableId="24182691"/>
  <w16cid:commentId w16cid:paraId="4F04F42B" w16cid:durableId="24182BB4"/>
  <w16cid:commentId w16cid:paraId="0D772DFA" w16cid:durableId="24182CFD"/>
  <w16cid:commentId w16cid:paraId="3EE146C6" w16cid:durableId="24182D7D"/>
  <w16cid:commentId w16cid:paraId="263F6F9D" w16cid:durableId="24182D67"/>
  <w16cid:commentId w16cid:paraId="1A9B8720" w16cid:durableId="24182D6D"/>
  <w16cid:commentId w16cid:paraId="11ABDBF9" w16cid:durableId="24182D71"/>
  <w16cid:commentId w16cid:paraId="7B9F0638" w16cid:durableId="24182EBA"/>
  <w16cid:commentId w16cid:paraId="7BF91316" w16cid:durableId="24195B91"/>
  <w16cid:commentId w16cid:paraId="6C662615" w16cid:durableId="2418373D"/>
  <w16cid:commentId w16cid:paraId="555C9C32" w16cid:durableId="241840FC"/>
  <w16cid:commentId w16cid:paraId="245C4324" w16cid:durableId="2418423C"/>
  <w16cid:commentId w16cid:paraId="5AAF0858" w16cid:durableId="24184235"/>
  <w16cid:commentId w16cid:paraId="084B916A" w16cid:durableId="24185584"/>
  <w16cid:commentId w16cid:paraId="7E3E88F5" w16cid:durableId="24186B62"/>
  <w16cid:commentId w16cid:paraId="1D21C9A5" w16cid:durableId="2418571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F3D281" w14:textId="77777777" w:rsidR="00C7127A" w:rsidRDefault="00C7127A" w:rsidP="00EB255E">
      <w:pPr>
        <w:spacing w:after="0" w:line="240" w:lineRule="auto"/>
      </w:pPr>
      <w:r>
        <w:separator/>
      </w:r>
    </w:p>
  </w:endnote>
  <w:endnote w:type="continuationSeparator" w:id="0">
    <w:p w14:paraId="25DC28F5" w14:textId="77777777" w:rsidR="00C7127A" w:rsidRDefault="00C7127A" w:rsidP="00EB25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Arial" w:hAnsi="Arial" w:cs="Arial"/>
        <w:sz w:val="18"/>
        <w:szCs w:val="18"/>
      </w:rPr>
      <w:id w:val="-798913014"/>
      <w:docPartObj>
        <w:docPartGallery w:val="Page Numbers (Bottom of Page)"/>
        <w:docPartUnique/>
      </w:docPartObj>
    </w:sdtPr>
    <w:sdtEndPr>
      <w:rPr>
        <w:noProof/>
      </w:rPr>
    </w:sdtEndPr>
    <w:sdtContent>
      <w:p w14:paraId="6B5170C0" w14:textId="1A0FBF16" w:rsidR="000B4A2C" w:rsidRPr="00EB255E" w:rsidRDefault="000B4A2C">
        <w:pPr>
          <w:pStyle w:val="Footer"/>
          <w:jc w:val="right"/>
          <w:rPr>
            <w:rFonts w:ascii="Arial" w:hAnsi="Arial" w:cs="Arial"/>
            <w:sz w:val="18"/>
            <w:szCs w:val="18"/>
          </w:rPr>
        </w:pPr>
        <w:r w:rsidRPr="00EB255E">
          <w:rPr>
            <w:rFonts w:ascii="Arial" w:hAnsi="Arial" w:cs="Arial"/>
            <w:sz w:val="18"/>
            <w:szCs w:val="18"/>
          </w:rPr>
          <w:fldChar w:fldCharType="begin"/>
        </w:r>
        <w:r w:rsidRPr="00EB255E">
          <w:rPr>
            <w:rFonts w:ascii="Arial" w:hAnsi="Arial" w:cs="Arial"/>
            <w:sz w:val="18"/>
            <w:szCs w:val="18"/>
          </w:rPr>
          <w:instrText xml:space="preserve"> PAGE   \* MERGEFORMAT </w:instrText>
        </w:r>
        <w:r w:rsidRPr="00EB255E">
          <w:rPr>
            <w:rFonts w:ascii="Arial" w:hAnsi="Arial" w:cs="Arial"/>
            <w:sz w:val="18"/>
            <w:szCs w:val="18"/>
          </w:rPr>
          <w:fldChar w:fldCharType="separate"/>
        </w:r>
        <w:r w:rsidRPr="00EB255E">
          <w:rPr>
            <w:rFonts w:ascii="Arial" w:hAnsi="Arial" w:cs="Arial"/>
            <w:noProof/>
            <w:sz w:val="18"/>
            <w:szCs w:val="18"/>
          </w:rPr>
          <w:t>2</w:t>
        </w:r>
        <w:r w:rsidRPr="00EB255E">
          <w:rPr>
            <w:rFonts w:ascii="Arial" w:hAnsi="Arial" w:cs="Arial"/>
            <w:noProof/>
            <w:sz w:val="18"/>
            <w:szCs w:val="18"/>
          </w:rPr>
          <w:fldChar w:fldCharType="end"/>
        </w:r>
      </w:p>
    </w:sdtContent>
  </w:sdt>
  <w:p w14:paraId="01252B72" w14:textId="77777777" w:rsidR="000B4A2C" w:rsidRDefault="000B4A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6FB54E" w14:textId="77777777" w:rsidR="00C7127A" w:rsidRDefault="00C7127A" w:rsidP="00EB255E">
      <w:pPr>
        <w:spacing w:after="0" w:line="240" w:lineRule="auto"/>
      </w:pPr>
      <w:r>
        <w:separator/>
      </w:r>
    </w:p>
  </w:footnote>
  <w:footnote w:type="continuationSeparator" w:id="0">
    <w:p w14:paraId="36A8135C" w14:textId="77777777" w:rsidR="00C7127A" w:rsidRDefault="00C7127A" w:rsidP="00EB25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FC7C72"/>
    <w:multiLevelType w:val="hybridMultilevel"/>
    <w:tmpl w:val="081EA4D4"/>
    <w:lvl w:ilvl="0" w:tplc="1F8A738A">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7D5217"/>
    <w:multiLevelType w:val="hybridMultilevel"/>
    <w:tmpl w:val="1C264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mith, Kirk">
    <w15:presenceInfo w15:providerId="None" w15:userId="Smith, Kir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doc-id" w:val="T298H355W646T469"/>
    <w:docVar w:name="paperpile-doc-name" w:val="carom_manuscript_2021_2.docx"/>
  </w:docVars>
  <w:rsids>
    <w:rsidRoot w:val="00AB0474"/>
    <w:rsid w:val="00000741"/>
    <w:rsid w:val="00000E55"/>
    <w:rsid w:val="00001F8C"/>
    <w:rsid w:val="000033A2"/>
    <w:rsid w:val="000038A9"/>
    <w:rsid w:val="000039B7"/>
    <w:rsid w:val="0000405E"/>
    <w:rsid w:val="000049B4"/>
    <w:rsid w:val="0000637A"/>
    <w:rsid w:val="00006AFF"/>
    <w:rsid w:val="00006EF1"/>
    <w:rsid w:val="00007A42"/>
    <w:rsid w:val="0001091A"/>
    <w:rsid w:val="000109D7"/>
    <w:rsid w:val="00011932"/>
    <w:rsid w:val="00011DEC"/>
    <w:rsid w:val="0001231B"/>
    <w:rsid w:val="000124B0"/>
    <w:rsid w:val="000126DC"/>
    <w:rsid w:val="000129ED"/>
    <w:rsid w:val="00012AEA"/>
    <w:rsid w:val="00013224"/>
    <w:rsid w:val="0001436C"/>
    <w:rsid w:val="00014854"/>
    <w:rsid w:val="00014F82"/>
    <w:rsid w:val="00016554"/>
    <w:rsid w:val="00016ED9"/>
    <w:rsid w:val="00017D9B"/>
    <w:rsid w:val="00020B79"/>
    <w:rsid w:val="00020C2F"/>
    <w:rsid w:val="00021495"/>
    <w:rsid w:val="0002169C"/>
    <w:rsid w:val="00022031"/>
    <w:rsid w:val="0002280D"/>
    <w:rsid w:val="00023525"/>
    <w:rsid w:val="00024258"/>
    <w:rsid w:val="000248C0"/>
    <w:rsid w:val="00024AED"/>
    <w:rsid w:val="00024E41"/>
    <w:rsid w:val="00025146"/>
    <w:rsid w:val="000263F2"/>
    <w:rsid w:val="00026FF1"/>
    <w:rsid w:val="00027343"/>
    <w:rsid w:val="000276E9"/>
    <w:rsid w:val="000304D2"/>
    <w:rsid w:val="00030820"/>
    <w:rsid w:val="00030D2C"/>
    <w:rsid w:val="0003174F"/>
    <w:rsid w:val="00031B0D"/>
    <w:rsid w:val="0003307C"/>
    <w:rsid w:val="0003337D"/>
    <w:rsid w:val="000338AA"/>
    <w:rsid w:val="00034FED"/>
    <w:rsid w:val="0003631A"/>
    <w:rsid w:val="00037FBB"/>
    <w:rsid w:val="000414A3"/>
    <w:rsid w:val="000442EB"/>
    <w:rsid w:val="00044F1F"/>
    <w:rsid w:val="000469D3"/>
    <w:rsid w:val="00047C66"/>
    <w:rsid w:val="00051D94"/>
    <w:rsid w:val="00052E62"/>
    <w:rsid w:val="00054726"/>
    <w:rsid w:val="00054987"/>
    <w:rsid w:val="00055335"/>
    <w:rsid w:val="0005543F"/>
    <w:rsid w:val="000556D2"/>
    <w:rsid w:val="000566DE"/>
    <w:rsid w:val="00056B08"/>
    <w:rsid w:val="00057078"/>
    <w:rsid w:val="0005737B"/>
    <w:rsid w:val="0005738F"/>
    <w:rsid w:val="00057843"/>
    <w:rsid w:val="00057959"/>
    <w:rsid w:val="000600B3"/>
    <w:rsid w:val="000603C6"/>
    <w:rsid w:val="00060E40"/>
    <w:rsid w:val="0006234F"/>
    <w:rsid w:val="000624C1"/>
    <w:rsid w:val="000624F8"/>
    <w:rsid w:val="0006258F"/>
    <w:rsid w:val="000629F5"/>
    <w:rsid w:val="00063274"/>
    <w:rsid w:val="0006368B"/>
    <w:rsid w:val="00063C16"/>
    <w:rsid w:val="00064E4D"/>
    <w:rsid w:val="00064E90"/>
    <w:rsid w:val="0006530E"/>
    <w:rsid w:val="00066A3C"/>
    <w:rsid w:val="00066B4C"/>
    <w:rsid w:val="000670E5"/>
    <w:rsid w:val="0006799E"/>
    <w:rsid w:val="00071C92"/>
    <w:rsid w:val="000726D1"/>
    <w:rsid w:val="000727F2"/>
    <w:rsid w:val="000729C1"/>
    <w:rsid w:val="00073902"/>
    <w:rsid w:val="00073B69"/>
    <w:rsid w:val="00074492"/>
    <w:rsid w:val="00074D7E"/>
    <w:rsid w:val="00074E82"/>
    <w:rsid w:val="00075BB1"/>
    <w:rsid w:val="00077209"/>
    <w:rsid w:val="00077D27"/>
    <w:rsid w:val="00080FEE"/>
    <w:rsid w:val="00081A0A"/>
    <w:rsid w:val="000820AC"/>
    <w:rsid w:val="000825EA"/>
    <w:rsid w:val="000830FD"/>
    <w:rsid w:val="00083283"/>
    <w:rsid w:val="00083A16"/>
    <w:rsid w:val="00083EB0"/>
    <w:rsid w:val="0008487C"/>
    <w:rsid w:val="0008489C"/>
    <w:rsid w:val="00084D85"/>
    <w:rsid w:val="00086C75"/>
    <w:rsid w:val="00086E1A"/>
    <w:rsid w:val="0008746E"/>
    <w:rsid w:val="00087704"/>
    <w:rsid w:val="00090116"/>
    <w:rsid w:val="0009398B"/>
    <w:rsid w:val="00093BBF"/>
    <w:rsid w:val="00093E9B"/>
    <w:rsid w:val="00094459"/>
    <w:rsid w:val="00094B4A"/>
    <w:rsid w:val="000951D0"/>
    <w:rsid w:val="00097046"/>
    <w:rsid w:val="00097DF3"/>
    <w:rsid w:val="00097EA3"/>
    <w:rsid w:val="000A05F5"/>
    <w:rsid w:val="000A0A78"/>
    <w:rsid w:val="000A1655"/>
    <w:rsid w:val="000A178A"/>
    <w:rsid w:val="000A1D67"/>
    <w:rsid w:val="000A295D"/>
    <w:rsid w:val="000A4CCB"/>
    <w:rsid w:val="000A4F6C"/>
    <w:rsid w:val="000A68D6"/>
    <w:rsid w:val="000A69FD"/>
    <w:rsid w:val="000A7079"/>
    <w:rsid w:val="000A73A7"/>
    <w:rsid w:val="000A791F"/>
    <w:rsid w:val="000B047F"/>
    <w:rsid w:val="000B04E5"/>
    <w:rsid w:val="000B07AD"/>
    <w:rsid w:val="000B0BAD"/>
    <w:rsid w:val="000B2850"/>
    <w:rsid w:val="000B3557"/>
    <w:rsid w:val="000B44A5"/>
    <w:rsid w:val="000B4A2C"/>
    <w:rsid w:val="000B5486"/>
    <w:rsid w:val="000B59AB"/>
    <w:rsid w:val="000B5C6C"/>
    <w:rsid w:val="000B6B3D"/>
    <w:rsid w:val="000B716E"/>
    <w:rsid w:val="000B77BE"/>
    <w:rsid w:val="000B793F"/>
    <w:rsid w:val="000B79F2"/>
    <w:rsid w:val="000C1CC3"/>
    <w:rsid w:val="000C1D0E"/>
    <w:rsid w:val="000C1D9C"/>
    <w:rsid w:val="000C3A2B"/>
    <w:rsid w:val="000C3A72"/>
    <w:rsid w:val="000C3AE8"/>
    <w:rsid w:val="000C44E0"/>
    <w:rsid w:val="000C454D"/>
    <w:rsid w:val="000C4F90"/>
    <w:rsid w:val="000C5264"/>
    <w:rsid w:val="000C5586"/>
    <w:rsid w:val="000C652F"/>
    <w:rsid w:val="000D01D7"/>
    <w:rsid w:val="000D0695"/>
    <w:rsid w:val="000D07D3"/>
    <w:rsid w:val="000D0C58"/>
    <w:rsid w:val="000D1BEF"/>
    <w:rsid w:val="000D1EA1"/>
    <w:rsid w:val="000D4DBF"/>
    <w:rsid w:val="000D51E9"/>
    <w:rsid w:val="000D58C5"/>
    <w:rsid w:val="000D5DC3"/>
    <w:rsid w:val="000D62D3"/>
    <w:rsid w:val="000D62E8"/>
    <w:rsid w:val="000D6422"/>
    <w:rsid w:val="000D6796"/>
    <w:rsid w:val="000E0B8C"/>
    <w:rsid w:val="000E1B3E"/>
    <w:rsid w:val="000E51E2"/>
    <w:rsid w:val="000E60AA"/>
    <w:rsid w:val="000E67A1"/>
    <w:rsid w:val="000E6F8D"/>
    <w:rsid w:val="000E72C9"/>
    <w:rsid w:val="000E7BA8"/>
    <w:rsid w:val="000F0262"/>
    <w:rsid w:val="000F19A9"/>
    <w:rsid w:val="000F2617"/>
    <w:rsid w:val="000F3638"/>
    <w:rsid w:val="000F442C"/>
    <w:rsid w:val="000F45E3"/>
    <w:rsid w:val="000F4947"/>
    <w:rsid w:val="000F4A29"/>
    <w:rsid w:val="000F4C23"/>
    <w:rsid w:val="000F53C0"/>
    <w:rsid w:val="000F5572"/>
    <w:rsid w:val="000F656B"/>
    <w:rsid w:val="000F6673"/>
    <w:rsid w:val="000F6809"/>
    <w:rsid w:val="000F6892"/>
    <w:rsid w:val="000F743A"/>
    <w:rsid w:val="000F78E3"/>
    <w:rsid w:val="000F7D40"/>
    <w:rsid w:val="0010097C"/>
    <w:rsid w:val="00101C0C"/>
    <w:rsid w:val="00102072"/>
    <w:rsid w:val="0010220A"/>
    <w:rsid w:val="00103076"/>
    <w:rsid w:val="0010307D"/>
    <w:rsid w:val="00103C37"/>
    <w:rsid w:val="00103FDE"/>
    <w:rsid w:val="0010417D"/>
    <w:rsid w:val="001045E9"/>
    <w:rsid w:val="00104E80"/>
    <w:rsid w:val="00105B3E"/>
    <w:rsid w:val="001065BC"/>
    <w:rsid w:val="00106D3E"/>
    <w:rsid w:val="00107CC4"/>
    <w:rsid w:val="0011057B"/>
    <w:rsid w:val="0011068B"/>
    <w:rsid w:val="00110BE8"/>
    <w:rsid w:val="00110C91"/>
    <w:rsid w:val="0011147B"/>
    <w:rsid w:val="0011153B"/>
    <w:rsid w:val="00111638"/>
    <w:rsid w:val="001116CD"/>
    <w:rsid w:val="00112CA3"/>
    <w:rsid w:val="00112E22"/>
    <w:rsid w:val="00114267"/>
    <w:rsid w:val="00114580"/>
    <w:rsid w:val="001152EC"/>
    <w:rsid w:val="0011595E"/>
    <w:rsid w:val="00115D29"/>
    <w:rsid w:val="00121386"/>
    <w:rsid w:val="001220E7"/>
    <w:rsid w:val="0012351F"/>
    <w:rsid w:val="001236F3"/>
    <w:rsid w:val="00123E37"/>
    <w:rsid w:val="001245D3"/>
    <w:rsid w:val="00124B37"/>
    <w:rsid w:val="00124D88"/>
    <w:rsid w:val="00124F42"/>
    <w:rsid w:val="00125421"/>
    <w:rsid w:val="001258DA"/>
    <w:rsid w:val="00126553"/>
    <w:rsid w:val="00126F59"/>
    <w:rsid w:val="00127621"/>
    <w:rsid w:val="001311A1"/>
    <w:rsid w:val="00131FD3"/>
    <w:rsid w:val="00132B1B"/>
    <w:rsid w:val="00132F33"/>
    <w:rsid w:val="001350A4"/>
    <w:rsid w:val="00135CC2"/>
    <w:rsid w:val="001366D0"/>
    <w:rsid w:val="0013728C"/>
    <w:rsid w:val="00137858"/>
    <w:rsid w:val="00137A17"/>
    <w:rsid w:val="00140733"/>
    <w:rsid w:val="00140B6E"/>
    <w:rsid w:val="00140CD4"/>
    <w:rsid w:val="0014120F"/>
    <w:rsid w:val="001418C8"/>
    <w:rsid w:val="001446FF"/>
    <w:rsid w:val="00144B15"/>
    <w:rsid w:val="00144EFF"/>
    <w:rsid w:val="00145494"/>
    <w:rsid w:val="001458BC"/>
    <w:rsid w:val="00147225"/>
    <w:rsid w:val="00147407"/>
    <w:rsid w:val="00147626"/>
    <w:rsid w:val="00147A5B"/>
    <w:rsid w:val="00147E57"/>
    <w:rsid w:val="00150316"/>
    <w:rsid w:val="00150519"/>
    <w:rsid w:val="001514E6"/>
    <w:rsid w:val="00151795"/>
    <w:rsid w:val="00151C7D"/>
    <w:rsid w:val="001526B1"/>
    <w:rsid w:val="00152A90"/>
    <w:rsid w:val="0015321C"/>
    <w:rsid w:val="001538DA"/>
    <w:rsid w:val="001538DD"/>
    <w:rsid w:val="0015528B"/>
    <w:rsid w:val="00155D90"/>
    <w:rsid w:val="00155DC4"/>
    <w:rsid w:val="00156142"/>
    <w:rsid w:val="00156524"/>
    <w:rsid w:val="00157B47"/>
    <w:rsid w:val="0016186D"/>
    <w:rsid w:val="001623FF"/>
    <w:rsid w:val="00163A1D"/>
    <w:rsid w:val="00163ADE"/>
    <w:rsid w:val="00165414"/>
    <w:rsid w:val="00165725"/>
    <w:rsid w:val="00165737"/>
    <w:rsid w:val="00165ABA"/>
    <w:rsid w:val="00165CA4"/>
    <w:rsid w:val="00167358"/>
    <w:rsid w:val="00167445"/>
    <w:rsid w:val="001677B8"/>
    <w:rsid w:val="00170E50"/>
    <w:rsid w:val="00170F63"/>
    <w:rsid w:val="001711BF"/>
    <w:rsid w:val="00171570"/>
    <w:rsid w:val="001719EF"/>
    <w:rsid w:val="00171BB1"/>
    <w:rsid w:val="00171C2B"/>
    <w:rsid w:val="001721BA"/>
    <w:rsid w:val="001727F4"/>
    <w:rsid w:val="0017320B"/>
    <w:rsid w:val="00173903"/>
    <w:rsid w:val="0017409A"/>
    <w:rsid w:val="00174884"/>
    <w:rsid w:val="00174F78"/>
    <w:rsid w:val="00175294"/>
    <w:rsid w:val="001757AD"/>
    <w:rsid w:val="001761D9"/>
    <w:rsid w:val="00176A01"/>
    <w:rsid w:val="00176C65"/>
    <w:rsid w:val="0017758F"/>
    <w:rsid w:val="00177898"/>
    <w:rsid w:val="0018023B"/>
    <w:rsid w:val="00180632"/>
    <w:rsid w:val="00180688"/>
    <w:rsid w:val="00180D52"/>
    <w:rsid w:val="00180EF9"/>
    <w:rsid w:val="001810E9"/>
    <w:rsid w:val="00181210"/>
    <w:rsid w:val="001820BB"/>
    <w:rsid w:val="001827BA"/>
    <w:rsid w:val="0018339D"/>
    <w:rsid w:val="00183EFA"/>
    <w:rsid w:val="00184F58"/>
    <w:rsid w:val="00185451"/>
    <w:rsid w:val="00185803"/>
    <w:rsid w:val="00185890"/>
    <w:rsid w:val="00185F57"/>
    <w:rsid w:val="0018605C"/>
    <w:rsid w:val="00186602"/>
    <w:rsid w:val="00186DB8"/>
    <w:rsid w:val="00187B89"/>
    <w:rsid w:val="00187F52"/>
    <w:rsid w:val="00190D2C"/>
    <w:rsid w:val="00191979"/>
    <w:rsid w:val="00191A70"/>
    <w:rsid w:val="00191DF4"/>
    <w:rsid w:val="001926A8"/>
    <w:rsid w:val="00192D4F"/>
    <w:rsid w:val="00193C87"/>
    <w:rsid w:val="00194787"/>
    <w:rsid w:val="00195634"/>
    <w:rsid w:val="0019601C"/>
    <w:rsid w:val="0019794A"/>
    <w:rsid w:val="001A06EA"/>
    <w:rsid w:val="001A0EDE"/>
    <w:rsid w:val="001A0F31"/>
    <w:rsid w:val="001A195E"/>
    <w:rsid w:val="001A1CD2"/>
    <w:rsid w:val="001A31A2"/>
    <w:rsid w:val="001A3387"/>
    <w:rsid w:val="001A3847"/>
    <w:rsid w:val="001A5A4C"/>
    <w:rsid w:val="001A5AF8"/>
    <w:rsid w:val="001A67BA"/>
    <w:rsid w:val="001B0EB3"/>
    <w:rsid w:val="001B2AC1"/>
    <w:rsid w:val="001B33D6"/>
    <w:rsid w:val="001B37E1"/>
    <w:rsid w:val="001B39DA"/>
    <w:rsid w:val="001B3F39"/>
    <w:rsid w:val="001B46D4"/>
    <w:rsid w:val="001B4D60"/>
    <w:rsid w:val="001B564D"/>
    <w:rsid w:val="001B5896"/>
    <w:rsid w:val="001B5B6A"/>
    <w:rsid w:val="001B5B7A"/>
    <w:rsid w:val="001B6E30"/>
    <w:rsid w:val="001B79A5"/>
    <w:rsid w:val="001B7F3D"/>
    <w:rsid w:val="001C017E"/>
    <w:rsid w:val="001C0536"/>
    <w:rsid w:val="001C0690"/>
    <w:rsid w:val="001C0B15"/>
    <w:rsid w:val="001C1C76"/>
    <w:rsid w:val="001C2717"/>
    <w:rsid w:val="001C27A0"/>
    <w:rsid w:val="001C347C"/>
    <w:rsid w:val="001C3619"/>
    <w:rsid w:val="001C3788"/>
    <w:rsid w:val="001C3E6C"/>
    <w:rsid w:val="001C4177"/>
    <w:rsid w:val="001C4C7B"/>
    <w:rsid w:val="001C4CA6"/>
    <w:rsid w:val="001C64CF"/>
    <w:rsid w:val="001C6B1E"/>
    <w:rsid w:val="001C6E55"/>
    <w:rsid w:val="001C7818"/>
    <w:rsid w:val="001C7AFF"/>
    <w:rsid w:val="001C7B83"/>
    <w:rsid w:val="001D0CFE"/>
    <w:rsid w:val="001D0F77"/>
    <w:rsid w:val="001D2628"/>
    <w:rsid w:val="001D27D0"/>
    <w:rsid w:val="001D280C"/>
    <w:rsid w:val="001D2B7B"/>
    <w:rsid w:val="001D2ECC"/>
    <w:rsid w:val="001D686A"/>
    <w:rsid w:val="001D6F33"/>
    <w:rsid w:val="001D71E0"/>
    <w:rsid w:val="001D77CE"/>
    <w:rsid w:val="001E0965"/>
    <w:rsid w:val="001E0CD3"/>
    <w:rsid w:val="001E1C03"/>
    <w:rsid w:val="001E2246"/>
    <w:rsid w:val="001E22CA"/>
    <w:rsid w:val="001E27F6"/>
    <w:rsid w:val="001E333C"/>
    <w:rsid w:val="001E34FE"/>
    <w:rsid w:val="001E3CAC"/>
    <w:rsid w:val="001E3D8D"/>
    <w:rsid w:val="001E516C"/>
    <w:rsid w:val="001E5828"/>
    <w:rsid w:val="001E5D08"/>
    <w:rsid w:val="001E5F77"/>
    <w:rsid w:val="001E64B5"/>
    <w:rsid w:val="001E6D22"/>
    <w:rsid w:val="001E70F5"/>
    <w:rsid w:val="001F0174"/>
    <w:rsid w:val="001F0550"/>
    <w:rsid w:val="001F05F7"/>
    <w:rsid w:val="001F0DE0"/>
    <w:rsid w:val="001F14C8"/>
    <w:rsid w:val="001F1860"/>
    <w:rsid w:val="001F1D86"/>
    <w:rsid w:val="001F20BB"/>
    <w:rsid w:val="001F2161"/>
    <w:rsid w:val="001F245E"/>
    <w:rsid w:val="001F25E5"/>
    <w:rsid w:val="001F33B7"/>
    <w:rsid w:val="001F367A"/>
    <w:rsid w:val="001F42BE"/>
    <w:rsid w:val="001F451F"/>
    <w:rsid w:val="001F4E8F"/>
    <w:rsid w:val="001F4FE3"/>
    <w:rsid w:val="001F5D9C"/>
    <w:rsid w:val="001F647F"/>
    <w:rsid w:val="001F6773"/>
    <w:rsid w:val="001F6C3F"/>
    <w:rsid w:val="00200739"/>
    <w:rsid w:val="00202018"/>
    <w:rsid w:val="00202066"/>
    <w:rsid w:val="00202117"/>
    <w:rsid w:val="0020282F"/>
    <w:rsid w:val="00203EA4"/>
    <w:rsid w:val="00203EBE"/>
    <w:rsid w:val="002045BE"/>
    <w:rsid w:val="002046FC"/>
    <w:rsid w:val="00204FE6"/>
    <w:rsid w:val="00205833"/>
    <w:rsid w:val="00205A29"/>
    <w:rsid w:val="00205DE8"/>
    <w:rsid w:val="00205F37"/>
    <w:rsid w:val="00206DCF"/>
    <w:rsid w:val="00207888"/>
    <w:rsid w:val="00207FB4"/>
    <w:rsid w:val="00210594"/>
    <w:rsid w:val="00210CAD"/>
    <w:rsid w:val="00211471"/>
    <w:rsid w:val="00211912"/>
    <w:rsid w:val="00211F2B"/>
    <w:rsid w:val="00211FC5"/>
    <w:rsid w:val="002133D6"/>
    <w:rsid w:val="00213848"/>
    <w:rsid w:val="00214502"/>
    <w:rsid w:val="00214FBA"/>
    <w:rsid w:val="00215509"/>
    <w:rsid w:val="00216851"/>
    <w:rsid w:val="00216A24"/>
    <w:rsid w:val="00217292"/>
    <w:rsid w:val="002213A4"/>
    <w:rsid w:val="002213D5"/>
    <w:rsid w:val="00221432"/>
    <w:rsid w:val="0022192A"/>
    <w:rsid w:val="002222B7"/>
    <w:rsid w:val="00222AA4"/>
    <w:rsid w:val="00223403"/>
    <w:rsid w:val="002237D5"/>
    <w:rsid w:val="002247BE"/>
    <w:rsid w:val="00225BDF"/>
    <w:rsid w:val="002265D8"/>
    <w:rsid w:val="00226D9B"/>
    <w:rsid w:val="00226EF9"/>
    <w:rsid w:val="00230D2C"/>
    <w:rsid w:val="00230F33"/>
    <w:rsid w:val="00231420"/>
    <w:rsid w:val="00232030"/>
    <w:rsid w:val="00232BAA"/>
    <w:rsid w:val="002332AD"/>
    <w:rsid w:val="002343DC"/>
    <w:rsid w:val="00234A8F"/>
    <w:rsid w:val="00235145"/>
    <w:rsid w:val="0023540E"/>
    <w:rsid w:val="00236418"/>
    <w:rsid w:val="00236CF4"/>
    <w:rsid w:val="002378D9"/>
    <w:rsid w:val="00237CE5"/>
    <w:rsid w:val="00237E43"/>
    <w:rsid w:val="0024109A"/>
    <w:rsid w:val="00242301"/>
    <w:rsid w:val="00242379"/>
    <w:rsid w:val="00242655"/>
    <w:rsid w:val="00243768"/>
    <w:rsid w:val="002441CC"/>
    <w:rsid w:val="002445B0"/>
    <w:rsid w:val="00244F78"/>
    <w:rsid w:val="00245AB2"/>
    <w:rsid w:val="00246913"/>
    <w:rsid w:val="00246965"/>
    <w:rsid w:val="002469CA"/>
    <w:rsid w:val="00250685"/>
    <w:rsid w:val="00250D29"/>
    <w:rsid w:val="00251AD0"/>
    <w:rsid w:val="00252B03"/>
    <w:rsid w:val="00252B7C"/>
    <w:rsid w:val="00252E9B"/>
    <w:rsid w:val="00253DE0"/>
    <w:rsid w:val="002543D1"/>
    <w:rsid w:val="00254FA6"/>
    <w:rsid w:val="00255707"/>
    <w:rsid w:val="00255AEC"/>
    <w:rsid w:val="00257869"/>
    <w:rsid w:val="002611D0"/>
    <w:rsid w:val="00261903"/>
    <w:rsid w:val="00261DD2"/>
    <w:rsid w:val="00262ECC"/>
    <w:rsid w:val="002641C6"/>
    <w:rsid w:val="00264779"/>
    <w:rsid w:val="00264E2C"/>
    <w:rsid w:val="00267615"/>
    <w:rsid w:val="002702A5"/>
    <w:rsid w:val="00270A50"/>
    <w:rsid w:val="00271314"/>
    <w:rsid w:val="002714C9"/>
    <w:rsid w:val="002714D7"/>
    <w:rsid w:val="002715C5"/>
    <w:rsid w:val="00271952"/>
    <w:rsid w:val="00274685"/>
    <w:rsid w:val="002763C4"/>
    <w:rsid w:val="002772B5"/>
    <w:rsid w:val="00277647"/>
    <w:rsid w:val="0028102A"/>
    <w:rsid w:val="00281BA5"/>
    <w:rsid w:val="00282578"/>
    <w:rsid w:val="00282C88"/>
    <w:rsid w:val="00283310"/>
    <w:rsid w:val="002835EA"/>
    <w:rsid w:val="0028451F"/>
    <w:rsid w:val="00284927"/>
    <w:rsid w:val="00284B8C"/>
    <w:rsid w:val="002852C1"/>
    <w:rsid w:val="00286A1B"/>
    <w:rsid w:val="0028717A"/>
    <w:rsid w:val="002877F5"/>
    <w:rsid w:val="00290597"/>
    <w:rsid w:val="00290735"/>
    <w:rsid w:val="00290958"/>
    <w:rsid w:val="00290A0F"/>
    <w:rsid w:val="00290BCA"/>
    <w:rsid w:val="00292FCC"/>
    <w:rsid w:val="002938B9"/>
    <w:rsid w:val="002938F1"/>
    <w:rsid w:val="0029423F"/>
    <w:rsid w:val="00294605"/>
    <w:rsid w:val="0029505E"/>
    <w:rsid w:val="002959FD"/>
    <w:rsid w:val="00296536"/>
    <w:rsid w:val="0029768D"/>
    <w:rsid w:val="002A085C"/>
    <w:rsid w:val="002A1507"/>
    <w:rsid w:val="002A2761"/>
    <w:rsid w:val="002A3785"/>
    <w:rsid w:val="002A383F"/>
    <w:rsid w:val="002A38EE"/>
    <w:rsid w:val="002A3C85"/>
    <w:rsid w:val="002A4B53"/>
    <w:rsid w:val="002A4DEE"/>
    <w:rsid w:val="002A596C"/>
    <w:rsid w:val="002A5C53"/>
    <w:rsid w:val="002A5F6E"/>
    <w:rsid w:val="002A619B"/>
    <w:rsid w:val="002A652B"/>
    <w:rsid w:val="002A71A3"/>
    <w:rsid w:val="002A777A"/>
    <w:rsid w:val="002A7B6B"/>
    <w:rsid w:val="002A7F7F"/>
    <w:rsid w:val="002B0121"/>
    <w:rsid w:val="002B038C"/>
    <w:rsid w:val="002B11CD"/>
    <w:rsid w:val="002B1684"/>
    <w:rsid w:val="002B1CD7"/>
    <w:rsid w:val="002B35EF"/>
    <w:rsid w:val="002B40AF"/>
    <w:rsid w:val="002B4662"/>
    <w:rsid w:val="002B5631"/>
    <w:rsid w:val="002B5C08"/>
    <w:rsid w:val="002B7B8C"/>
    <w:rsid w:val="002C00B9"/>
    <w:rsid w:val="002C0170"/>
    <w:rsid w:val="002C128D"/>
    <w:rsid w:val="002C1303"/>
    <w:rsid w:val="002C13B0"/>
    <w:rsid w:val="002C177C"/>
    <w:rsid w:val="002C2F9C"/>
    <w:rsid w:val="002C303F"/>
    <w:rsid w:val="002C30DD"/>
    <w:rsid w:val="002C3647"/>
    <w:rsid w:val="002C5602"/>
    <w:rsid w:val="002C63DD"/>
    <w:rsid w:val="002C7EBC"/>
    <w:rsid w:val="002C7FB4"/>
    <w:rsid w:val="002D08B7"/>
    <w:rsid w:val="002D0D6A"/>
    <w:rsid w:val="002D12F3"/>
    <w:rsid w:val="002D1529"/>
    <w:rsid w:val="002D164D"/>
    <w:rsid w:val="002D1BDE"/>
    <w:rsid w:val="002D2090"/>
    <w:rsid w:val="002D33BD"/>
    <w:rsid w:val="002D360B"/>
    <w:rsid w:val="002D37B1"/>
    <w:rsid w:val="002D4127"/>
    <w:rsid w:val="002D4391"/>
    <w:rsid w:val="002D4B2A"/>
    <w:rsid w:val="002D556B"/>
    <w:rsid w:val="002D5A78"/>
    <w:rsid w:val="002D67AE"/>
    <w:rsid w:val="002D6DAE"/>
    <w:rsid w:val="002D7376"/>
    <w:rsid w:val="002D773E"/>
    <w:rsid w:val="002D7ACC"/>
    <w:rsid w:val="002E0C25"/>
    <w:rsid w:val="002E0E9B"/>
    <w:rsid w:val="002E10FA"/>
    <w:rsid w:val="002E1575"/>
    <w:rsid w:val="002E32EF"/>
    <w:rsid w:val="002E343A"/>
    <w:rsid w:val="002E3628"/>
    <w:rsid w:val="002E3832"/>
    <w:rsid w:val="002E42ED"/>
    <w:rsid w:val="002E7175"/>
    <w:rsid w:val="002E7181"/>
    <w:rsid w:val="002E745D"/>
    <w:rsid w:val="002F0760"/>
    <w:rsid w:val="002F0C17"/>
    <w:rsid w:val="002F0E43"/>
    <w:rsid w:val="002F10B2"/>
    <w:rsid w:val="002F22A6"/>
    <w:rsid w:val="002F3058"/>
    <w:rsid w:val="002F3B99"/>
    <w:rsid w:val="002F3EF2"/>
    <w:rsid w:val="002F3F38"/>
    <w:rsid w:val="002F3F59"/>
    <w:rsid w:val="002F41C0"/>
    <w:rsid w:val="002F4EC5"/>
    <w:rsid w:val="002F4FD7"/>
    <w:rsid w:val="002F53CC"/>
    <w:rsid w:val="002F5E5C"/>
    <w:rsid w:val="002F6186"/>
    <w:rsid w:val="002F6358"/>
    <w:rsid w:val="002F7166"/>
    <w:rsid w:val="002F73AB"/>
    <w:rsid w:val="002F7417"/>
    <w:rsid w:val="002F7E5F"/>
    <w:rsid w:val="003003DD"/>
    <w:rsid w:val="003007AB"/>
    <w:rsid w:val="00300A8C"/>
    <w:rsid w:val="00300DBF"/>
    <w:rsid w:val="00300FCD"/>
    <w:rsid w:val="0030147C"/>
    <w:rsid w:val="0030194A"/>
    <w:rsid w:val="003022C6"/>
    <w:rsid w:val="00302537"/>
    <w:rsid w:val="003026EC"/>
    <w:rsid w:val="0030389F"/>
    <w:rsid w:val="00304062"/>
    <w:rsid w:val="003048F7"/>
    <w:rsid w:val="0030495F"/>
    <w:rsid w:val="00304F6A"/>
    <w:rsid w:val="003053A1"/>
    <w:rsid w:val="00305CFB"/>
    <w:rsid w:val="00305DD2"/>
    <w:rsid w:val="00306FC3"/>
    <w:rsid w:val="00307AB0"/>
    <w:rsid w:val="003105A8"/>
    <w:rsid w:val="003107B1"/>
    <w:rsid w:val="00310A7B"/>
    <w:rsid w:val="00310FAF"/>
    <w:rsid w:val="00311909"/>
    <w:rsid w:val="00311CFC"/>
    <w:rsid w:val="003125A3"/>
    <w:rsid w:val="00312970"/>
    <w:rsid w:val="003137BE"/>
    <w:rsid w:val="003138A4"/>
    <w:rsid w:val="00313DED"/>
    <w:rsid w:val="00314062"/>
    <w:rsid w:val="00315353"/>
    <w:rsid w:val="0031562F"/>
    <w:rsid w:val="00315AE0"/>
    <w:rsid w:val="00316459"/>
    <w:rsid w:val="0031654D"/>
    <w:rsid w:val="00316A11"/>
    <w:rsid w:val="00316C87"/>
    <w:rsid w:val="0031728F"/>
    <w:rsid w:val="003200BA"/>
    <w:rsid w:val="00320830"/>
    <w:rsid w:val="00322937"/>
    <w:rsid w:val="00322AEB"/>
    <w:rsid w:val="00322BFB"/>
    <w:rsid w:val="0032347B"/>
    <w:rsid w:val="00323E8C"/>
    <w:rsid w:val="00323EBF"/>
    <w:rsid w:val="003242EE"/>
    <w:rsid w:val="00324B64"/>
    <w:rsid w:val="00324ED2"/>
    <w:rsid w:val="00325292"/>
    <w:rsid w:val="0032532D"/>
    <w:rsid w:val="00326784"/>
    <w:rsid w:val="00326D20"/>
    <w:rsid w:val="00327041"/>
    <w:rsid w:val="00327483"/>
    <w:rsid w:val="003278F8"/>
    <w:rsid w:val="00327B97"/>
    <w:rsid w:val="00327C55"/>
    <w:rsid w:val="003301D8"/>
    <w:rsid w:val="0033281B"/>
    <w:rsid w:val="003348E9"/>
    <w:rsid w:val="00335233"/>
    <w:rsid w:val="00336BFB"/>
    <w:rsid w:val="00337E60"/>
    <w:rsid w:val="00340678"/>
    <w:rsid w:val="00342DBC"/>
    <w:rsid w:val="00342FE8"/>
    <w:rsid w:val="00342FFE"/>
    <w:rsid w:val="00343EBE"/>
    <w:rsid w:val="00344BCC"/>
    <w:rsid w:val="00344EC2"/>
    <w:rsid w:val="00344F97"/>
    <w:rsid w:val="0034615F"/>
    <w:rsid w:val="003461A5"/>
    <w:rsid w:val="003467DF"/>
    <w:rsid w:val="00346ECF"/>
    <w:rsid w:val="003471D8"/>
    <w:rsid w:val="0034741C"/>
    <w:rsid w:val="00347AE3"/>
    <w:rsid w:val="003504E8"/>
    <w:rsid w:val="003508EE"/>
    <w:rsid w:val="0035106A"/>
    <w:rsid w:val="00351679"/>
    <w:rsid w:val="00351692"/>
    <w:rsid w:val="00351C85"/>
    <w:rsid w:val="0035222D"/>
    <w:rsid w:val="0035243F"/>
    <w:rsid w:val="003529DF"/>
    <w:rsid w:val="00352B73"/>
    <w:rsid w:val="0035312D"/>
    <w:rsid w:val="003532D5"/>
    <w:rsid w:val="0035376D"/>
    <w:rsid w:val="0035421B"/>
    <w:rsid w:val="00354250"/>
    <w:rsid w:val="00354CCB"/>
    <w:rsid w:val="0035532E"/>
    <w:rsid w:val="003553CB"/>
    <w:rsid w:val="003559B9"/>
    <w:rsid w:val="00356FAD"/>
    <w:rsid w:val="003601A5"/>
    <w:rsid w:val="0036064B"/>
    <w:rsid w:val="00362AE8"/>
    <w:rsid w:val="0036369E"/>
    <w:rsid w:val="003636B9"/>
    <w:rsid w:val="00363AD5"/>
    <w:rsid w:val="00364446"/>
    <w:rsid w:val="003652F9"/>
    <w:rsid w:val="003659ED"/>
    <w:rsid w:val="00365F12"/>
    <w:rsid w:val="00367056"/>
    <w:rsid w:val="0036717E"/>
    <w:rsid w:val="00367C19"/>
    <w:rsid w:val="00372252"/>
    <w:rsid w:val="0037246F"/>
    <w:rsid w:val="003725A6"/>
    <w:rsid w:val="0037355E"/>
    <w:rsid w:val="00373716"/>
    <w:rsid w:val="00373F6E"/>
    <w:rsid w:val="003749F7"/>
    <w:rsid w:val="00375606"/>
    <w:rsid w:val="00375848"/>
    <w:rsid w:val="003758B0"/>
    <w:rsid w:val="00375F5C"/>
    <w:rsid w:val="00376187"/>
    <w:rsid w:val="00376470"/>
    <w:rsid w:val="00376734"/>
    <w:rsid w:val="0037674A"/>
    <w:rsid w:val="00376DE9"/>
    <w:rsid w:val="003771D8"/>
    <w:rsid w:val="003773E7"/>
    <w:rsid w:val="0037746E"/>
    <w:rsid w:val="0038005C"/>
    <w:rsid w:val="00380074"/>
    <w:rsid w:val="0038071D"/>
    <w:rsid w:val="00380BC2"/>
    <w:rsid w:val="00381174"/>
    <w:rsid w:val="003811CE"/>
    <w:rsid w:val="00382418"/>
    <w:rsid w:val="00382795"/>
    <w:rsid w:val="003827E8"/>
    <w:rsid w:val="0038367C"/>
    <w:rsid w:val="00383BA9"/>
    <w:rsid w:val="00383DF0"/>
    <w:rsid w:val="003847C2"/>
    <w:rsid w:val="003851F7"/>
    <w:rsid w:val="00385369"/>
    <w:rsid w:val="00385391"/>
    <w:rsid w:val="003860D0"/>
    <w:rsid w:val="003863EB"/>
    <w:rsid w:val="00386A19"/>
    <w:rsid w:val="00386BE8"/>
    <w:rsid w:val="00386F59"/>
    <w:rsid w:val="00387A9C"/>
    <w:rsid w:val="00387E1F"/>
    <w:rsid w:val="00390E6C"/>
    <w:rsid w:val="003931B7"/>
    <w:rsid w:val="003947AF"/>
    <w:rsid w:val="003953D7"/>
    <w:rsid w:val="00397305"/>
    <w:rsid w:val="003977AD"/>
    <w:rsid w:val="00397F17"/>
    <w:rsid w:val="003A02E1"/>
    <w:rsid w:val="003A0703"/>
    <w:rsid w:val="003A0A7B"/>
    <w:rsid w:val="003A0B88"/>
    <w:rsid w:val="003A0C3A"/>
    <w:rsid w:val="003A1F95"/>
    <w:rsid w:val="003A2217"/>
    <w:rsid w:val="003A2CD7"/>
    <w:rsid w:val="003A2DEC"/>
    <w:rsid w:val="003A2F0E"/>
    <w:rsid w:val="003A2F1A"/>
    <w:rsid w:val="003A3B3B"/>
    <w:rsid w:val="003A5E2B"/>
    <w:rsid w:val="003A73F3"/>
    <w:rsid w:val="003A7950"/>
    <w:rsid w:val="003A7CB8"/>
    <w:rsid w:val="003B17A4"/>
    <w:rsid w:val="003B1C57"/>
    <w:rsid w:val="003B208D"/>
    <w:rsid w:val="003B3AED"/>
    <w:rsid w:val="003B4EE9"/>
    <w:rsid w:val="003B5537"/>
    <w:rsid w:val="003B577F"/>
    <w:rsid w:val="003B5A43"/>
    <w:rsid w:val="003B6F19"/>
    <w:rsid w:val="003B729D"/>
    <w:rsid w:val="003C01D2"/>
    <w:rsid w:val="003C01E7"/>
    <w:rsid w:val="003C0794"/>
    <w:rsid w:val="003C08DF"/>
    <w:rsid w:val="003C0C32"/>
    <w:rsid w:val="003C20DF"/>
    <w:rsid w:val="003C26B0"/>
    <w:rsid w:val="003C26BD"/>
    <w:rsid w:val="003C2A3A"/>
    <w:rsid w:val="003C327A"/>
    <w:rsid w:val="003C42D5"/>
    <w:rsid w:val="003C49E5"/>
    <w:rsid w:val="003C62A4"/>
    <w:rsid w:val="003C7435"/>
    <w:rsid w:val="003C7F56"/>
    <w:rsid w:val="003D0317"/>
    <w:rsid w:val="003D0DF1"/>
    <w:rsid w:val="003D1042"/>
    <w:rsid w:val="003D1284"/>
    <w:rsid w:val="003D2618"/>
    <w:rsid w:val="003D28D9"/>
    <w:rsid w:val="003D2EE3"/>
    <w:rsid w:val="003D3DAA"/>
    <w:rsid w:val="003D3F5B"/>
    <w:rsid w:val="003D5B70"/>
    <w:rsid w:val="003D6653"/>
    <w:rsid w:val="003D683C"/>
    <w:rsid w:val="003D6CAC"/>
    <w:rsid w:val="003D74FF"/>
    <w:rsid w:val="003D7630"/>
    <w:rsid w:val="003D7B25"/>
    <w:rsid w:val="003D7B89"/>
    <w:rsid w:val="003D7E3F"/>
    <w:rsid w:val="003E07AA"/>
    <w:rsid w:val="003E0A47"/>
    <w:rsid w:val="003E15A8"/>
    <w:rsid w:val="003E1BF0"/>
    <w:rsid w:val="003E23B6"/>
    <w:rsid w:val="003E2766"/>
    <w:rsid w:val="003E306B"/>
    <w:rsid w:val="003E34A4"/>
    <w:rsid w:val="003E42D3"/>
    <w:rsid w:val="003E47A0"/>
    <w:rsid w:val="003E4A88"/>
    <w:rsid w:val="003E4BE4"/>
    <w:rsid w:val="003E4D22"/>
    <w:rsid w:val="003E54D0"/>
    <w:rsid w:val="003E61E9"/>
    <w:rsid w:val="003E652B"/>
    <w:rsid w:val="003E6E46"/>
    <w:rsid w:val="003E72BC"/>
    <w:rsid w:val="003F0C0B"/>
    <w:rsid w:val="003F0D31"/>
    <w:rsid w:val="003F0D53"/>
    <w:rsid w:val="003F1D0A"/>
    <w:rsid w:val="003F23D1"/>
    <w:rsid w:val="003F27DC"/>
    <w:rsid w:val="003F3B1C"/>
    <w:rsid w:val="003F3E58"/>
    <w:rsid w:val="003F43A6"/>
    <w:rsid w:val="003F462D"/>
    <w:rsid w:val="003F62FE"/>
    <w:rsid w:val="003F66F9"/>
    <w:rsid w:val="003F6A87"/>
    <w:rsid w:val="003F6CF3"/>
    <w:rsid w:val="003F7274"/>
    <w:rsid w:val="003F76A8"/>
    <w:rsid w:val="00400E6A"/>
    <w:rsid w:val="0040118C"/>
    <w:rsid w:val="00402B56"/>
    <w:rsid w:val="00402CB4"/>
    <w:rsid w:val="0040670A"/>
    <w:rsid w:val="0040760A"/>
    <w:rsid w:val="00410F30"/>
    <w:rsid w:val="004113B6"/>
    <w:rsid w:val="00411D83"/>
    <w:rsid w:val="004121E3"/>
    <w:rsid w:val="00412517"/>
    <w:rsid w:val="00412887"/>
    <w:rsid w:val="00413D8E"/>
    <w:rsid w:val="00415002"/>
    <w:rsid w:val="00416779"/>
    <w:rsid w:val="004167D3"/>
    <w:rsid w:val="00416907"/>
    <w:rsid w:val="00416A46"/>
    <w:rsid w:val="0042046D"/>
    <w:rsid w:val="00420800"/>
    <w:rsid w:val="00421BE0"/>
    <w:rsid w:val="004231DC"/>
    <w:rsid w:val="00423ABF"/>
    <w:rsid w:val="00423C47"/>
    <w:rsid w:val="00423CF5"/>
    <w:rsid w:val="00423F17"/>
    <w:rsid w:val="004246B5"/>
    <w:rsid w:val="0042507B"/>
    <w:rsid w:val="00425263"/>
    <w:rsid w:val="00425924"/>
    <w:rsid w:val="00426283"/>
    <w:rsid w:val="004268DA"/>
    <w:rsid w:val="00426F7F"/>
    <w:rsid w:val="00427660"/>
    <w:rsid w:val="004276FB"/>
    <w:rsid w:val="00430D9D"/>
    <w:rsid w:val="00431A39"/>
    <w:rsid w:val="00431D39"/>
    <w:rsid w:val="00431E62"/>
    <w:rsid w:val="0043228C"/>
    <w:rsid w:val="00433AAC"/>
    <w:rsid w:val="00433DE2"/>
    <w:rsid w:val="0043444C"/>
    <w:rsid w:val="00434504"/>
    <w:rsid w:val="00434C6A"/>
    <w:rsid w:val="00434FB2"/>
    <w:rsid w:val="00436A9E"/>
    <w:rsid w:val="004371DD"/>
    <w:rsid w:val="00437574"/>
    <w:rsid w:val="00440A0A"/>
    <w:rsid w:val="00440A58"/>
    <w:rsid w:val="004415F3"/>
    <w:rsid w:val="00442B41"/>
    <w:rsid w:val="00442E05"/>
    <w:rsid w:val="00442F09"/>
    <w:rsid w:val="00443D13"/>
    <w:rsid w:val="00444770"/>
    <w:rsid w:val="004449CB"/>
    <w:rsid w:val="0044521F"/>
    <w:rsid w:val="0044670C"/>
    <w:rsid w:val="00446786"/>
    <w:rsid w:val="00446FE7"/>
    <w:rsid w:val="00447CCE"/>
    <w:rsid w:val="0045093D"/>
    <w:rsid w:val="00450A16"/>
    <w:rsid w:val="00451213"/>
    <w:rsid w:val="004522DD"/>
    <w:rsid w:val="00452BE0"/>
    <w:rsid w:val="00452E0F"/>
    <w:rsid w:val="004530C5"/>
    <w:rsid w:val="00454979"/>
    <w:rsid w:val="0045517E"/>
    <w:rsid w:val="004555A9"/>
    <w:rsid w:val="00456BC7"/>
    <w:rsid w:val="00457032"/>
    <w:rsid w:val="004575A3"/>
    <w:rsid w:val="00457A92"/>
    <w:rsid w:val="00457D6C"/>
    <w:rsid w:val="00461663"/>
    <w:rsid w:val="0046298F"/>
    <w:rsid w:val="00463B59"/>
    <w:rsid w:val="00463CD0"/>
    <w:rsid w:val="00465A0C"/>
    <w:rsid w:val="00465AAC"/>
    <w:rsid w:val="00465F1A"/>
    <w:rsid w:val="004707A9"/>
    <w:rsid w:val="00470CC7"/>
    <w:rsid w:val="00470CD8"/>
    <w:rsid w:val="0047105C"/>
    <w:rsid w:val="00471B80"/>
    <w:rsid w:val="00471D8B"/>
    <w:rsid w:val="00472724"/>
    <w:rsid w:val="00473830"/>
    <w:rsid w:val="00473849"/>
    <w:rsid w:val="00473F4C"/>
    <w:rsid w:val="004742B3"/>
    <w:rsid w:val="00474CBA"/>
    <w:rsid w:val="0047555F"/>
    <w:rsid w:val="00477965"/>
    <w:rsid w:val="00477E52"/>
    <w:rsid w:val="00480820"/>
    <w:rsid w:val="00480BF4"/>
    <w:rsid w:val="00480DA3"/>
    <w:rsid w:val="004811F5"/>
    <w:rsid w:val="0048152A"/>
    <w:rsid w:val="0048294C"/>
    <w:rsid w:val="00483576"/>
    <w:rsid w:val="00483E85"/>
    <w:rsid w:val="004842FA"/>
    <w:rsid w:val="004847DB"/>
    <w:rsid w:val="00484E06"/>
    <w:rsid w:val="00486C2F"/>
    <w:rsid w:val="00487C8D"/>
    <w:rsid w:val="00490343"/>
    <w:rsid w:val="00490AED"/>
    <w:rsid w:val="00491D6A"/>
    <w:rsid w:val="00492771"/>
    <w:rsid w:val="0049521F"/>
    <w:rsid w:val="004955D0"/>
    <w:rsid w:val="00495EA7"/>
    <w:rsid w:val="004969DB"/>
    <w:rsid w:val="00496CA8"/>
    <w:rsid w:val="00496D5B"/>
    <w:rsid w:val="00497717"/>
    <w:rsid w:val="00497A39"/>
    <w:rsid w:val="004A071B"/>
    <w:rsid w:val="004A0755"/>
    <w:rsid w:val="004A26F2"/>
    <w:rsid w:val="004A3F47"/>
    <w:rsid w:val="004A40F2"/>
    <w:rsid w:val="004A685E"/>
    <w:rsid w:val="004A6952"/>
    <w:rsid w:val="004A6F75"/>
    <w:rsid w:val="004A7D2E"/>
    <w:rsid w:val="004A7F09"/>
    <w:rsid w:val="004B022A"/>
    <w:rsid w:val="004B08E0"/>
    <w:rsid w:val="004B0C8F"/>
    <w:rsid w:val="004B122E"/>
    <w:rsid w:val="004B178E"/>
    <w:rsid w:val="004B192E"/>
    <w:rsid w:val="004B1C34"/>
    <w:rsid w:val="004B2A0B"/>
    <w:rsid w:val="004B2DB9"/>
    <w:rsid w:val="004B2E39"/>
    <w:rsid w:val="004B2E5A"/>
    <w:rsid w:val="004B4DC4"/>
    <w:rsid w:val="004B4EB4"/>
    <w:rsid w:val="004B4ED9"/>
    <w:rsid w:val="004B5637"/>
    <w:rsid w:val="004B5895"/>
    <w:rsid w:val="004B6096"/>
    <w:rsid w:val="004B6975"/>
    <w:rsid w:val="004B7AAD"/>
    <w:rsid w:val="004B7AF3"/>
    <w:rsid w:val="004C05C6"/>
    <w:rsid w:val="004C08A6"/>
    <w:rsid w:val="004C08C1"/>
    <w:rsid w:val="004C0EC0"/>
    <w:rsid w:val="004C16E0"/>
    <w:rsid w:val="004C1734"/>
    <w:rsid w:val="004C2140"/>
    <w:rsid w:val="004C3DD6"/>
    <w:rsid w:val="004C460E"/>
    <w:rsid w:val="004C4C0B"/>
    <w:rsid w:val="004C4D07"/>
    <w:rsid w:val="004C4F0C"/>
    <w:rsid w:val="004C4FF9"/>
    <w:rsid w:val="004C64CE"/>
    <w:rsid w:val="004C6522"/>
    <w:rsid w:val="004C6962"/>
    <w:rsid w:val="004C6AF1"/>
    <w:rsid w:val="004C79C3"/>
    <w:rsid w:val="004C7BEC"/>
    <w:rsid w:val="004C7F89"/>
    <w:rsid w:val="004D05A7"/>
    <w:rsid w:val="004D183C"/>
    <w:rsid w:val="004D2F19"/>
    <w:rsid w:val="004D3088"/>
    <w:rsid w:val="004D3BFB"/>
    <w:rsid w:val="004D4C29"/>
    <w:rsid w:val="004D4C96"/>
    <w:rsid w:val="004D6F0C"/>
    <w:rsid w:val="004D6F45"/>
    <w:rsid w:val="004D6F7C"/>
    <w:rsid w:val="004D733E"/>
    <w:rsid w:val="004D7D9E"/>
    <w:rsid w:val="004E0187"/>
    <w:rsid w:val="004E06C8"/>
    <w:rsid w:val="004E0FAB"/>
    <w:rsid w:val="004E0FBD"/>
    <w:rsid w:val="004E2331"/>
    <w:rsid w:val="004E2C72"/>
    <w:rsid w:val="004E31C0"/>
    <w:rsid w:val="004E331B"/>
    <w:rsid w:val="004E3C4C"/>
    <w:rsid w:val="004E3DE2"/>
    <w:rsid w:val="004E4185"/>
    <w:rsid w:val="004E4901"/>
    <w:rsid w:val="004E54EE"/>
    <w:rsid w:val="004E58B9"/>
    <w:rsid w:val="004E62D0"/>
    <w:rsid w:val="004E6A62"/>
    <w:rsid w:val="004E6F50"/>
    <w:rsid w:val="004E71F0"/>
    <w:rsid w:val="004E7BCA"/>
    <w:rsid w:val="004F0797"/>
    <w:rsid w:val="004F109C"/>
    <w:rsid w:val="004F1352"/>
    <w:rsid w:val="004F1D2D"/>
    <w:rsid w:val="004F2524"/>
    <w:rsid w:val="004F258F"/>
    <w:rsid w:val="004F2ACF"/>
    <w:rsid w:val="004F2EB1"/>
    <w:rsid w:val="004F3903"/>
    <w:rsid w:val="004F3A9F"/>
    <w:rsid w:val="004F4E02"/>
    <w:rsid w:val="004F4ED6"/>
    <w:rsid w:val="004F5131"/>
    <w:rsid w:val="004F5152"/>
    <w:rsid w:val="004F55BD"/>
    <w:rsid w:val="004F5ECE"/>
    <w:rsid w:val="004F66DE"/>
    <w:rsid w:val="004F7A07"/>
    <w:rsid w:val="004F7CAF"/>
    <w:rsid w:val="00500BD2"/>
    <w:rsid w:val="0050143B"/>
    <w:rsid w:val="00501641"/>
    <w:rsid w:val="00502878"/>
    <w:rsid w:val="00503B19"/>
    <w:rsid w:val="00504507"/>
    <w:rsid w:val="00505CE8"/>
    <w:rsid w:val="00505DD3"/>
    <w:rsid w:val="00507803"/>
    <w:rsid w:val="00511AEB"/>
    <w:rsid w:val="005126C6"/>
    <w:rsid w:val="00513535"/>
    <w:rsid w:val="00513B71"/>
    <w:rsid w:val="00514919"/>
    <w:rsid w:val="00515638"/>
    <w:rsid w:val="0051568A"/>
    <w:rsid w:val="00515BDE"/>
    <w:rsid w:val="00517B26"/>
    <w:rsid w:val="00517DFB"/>
    <w:rsid w:val="00520C7C"/>
    <w:rsid w:val="00520FA6"/>
    <w:rsid w:val="005212EF"/>
    <w:rsid w:val="0052166E"/>
    <w:rsid w:val="00521CF8"/>
    <w:rsid w:val="00521D61"/>
    <w:rsid w:val="00521EFB"/>
    <w:rsid w:val="005221B0"/>
    <w:rsid w:val="00523ECA"/>
    <w:rsid w:val="0052437A"/>
    <w:rsid w:val="005248FC"/>
    <w:rsid w:val="0052549D"/>
    <w:rsid w:val="00525AF0"/>
    <w:rsid w:val="00527D54"/>
    <w:rsid w:val="005306B0"/>
    <w:rsid w:val="00530A86"/>
    <w:rsid w:val="00530C83"/>
    <w:rsid w:val="005310A5"/>
    <w:rsid w:val="00531876"/>
    <w:rsid w:val="005324DE"/>
    <w:rsid w:val="00532843"/>
    <w:rsid w:val="0053303B"/>
    <w:rsid w:val="00533616"/>
    <w:rsid w:val="005354A4"/>
    <w:rsid w:val="0053589E"/>
    <w:rsid w:val="00535C23"/>
    <w:rsid w:val="00536362"/>
    <w:rsid w:val="005369DE"/>
    <w:rsid w:val="00536EDA"/>
    <w:rsid w:val="00537A80"/>
    <w:rsid w:val="00540A15"/>
    <w:rsid w:val="00540C89"/>
    <w:rsid w:val="00540EA9"/>
    <w:rsid w:val="0054217D"/>
    <w:rsid w:val="00542715"/>
    <w:rsid w:val="005433BD"/>
    <w:rsid w:val="00543964"/>
    <w:rsid w:val="00543D62"/>
    <w:rsid w:val="0054433B"/>
    <w:rsid w:val="00544BCB"/>
    <w:rsid w:val="00545C2C"/>
    <w:rsid w:val="005460CD"/>
    <w:rsid w:val="00546B14"/>
    <w:rsid w:val="00547D20"/>
    <w:rsid w:val="00550002"/>
    <w:rsid w:val="00550326"/>
    <w:rsid w:val="0055058F"/>
    <w:rsid w:val="0055077B"/>
    <w:rsid w:val="00550BDF"/>
    <w:rsid w:val="00552934"/>
    <w:rsid w:val="00552AFE"/>
    <w:rsid w:val="00552BA4"/>
    <w:rsid w:val="00552C41"/>
    <w:rsid w:val="0055427D"/>
    <w:rsid w:val="00554BBC"/>
    <w:rsid w:val="005554DB"/>
    <w:rsid w:val="00555EEA"/>
    <w:rsid w:val="0055627F"/>
    <w:rsid w:val="0055657A"/>
    <w:rsid w:val="00557003"/>
    <w:rsid w:val="005578F3"/>
    <w:rsid w:val="00560D2E"/>
    <w:rsid w:val="0056199D"/>
    <w:rsid w:val="00561D4F"/>
    <w:rsid w:val="0056259B"/>
    <w:rsid w:val="005630EF"/>
    <w:rsid w:val="005634DD"/>
    <w:rsid w:val="005637F4"/>
    <w:rsid w:val="005658DD"/>
    <w:rsid w:val="00566240"/>
    <w:rsid w:val="00566B2E"/>
    <w:rsid w:val="0056727E"/>
    <w:rsid w:val="005678C2"/>
    <w:rsid w:val="00567D0A"/>
    <w:rsid w:val="00567F46"/>
    <w:rsid w:val="00571173"/>
    <w:rsid w:val="00571AD4"/>
    <w:rsid w:val="00571F1A"/>
    <w:rsid w:val="00573179"/>
    <w:rsid w:val="005731FB"/>
    <w:rsid w:val="00573ADE"/>
    <w:rsid w:val="00573CF8"/>
    <w:rsid w:val="00574509"/>
    <w:rsid w:val="00575739"/>
    <w:rsid w:val="00576652"/>
    <w:rsid w:val="00577119"/>
    <w:rsid w:val="00577259"/>
    <w:rsid w:val="005774F8"/>
    <w:rsid w:val="00577D74"/>
    <w:rsid w:val="00577F47"/>
    <w:rsid w:val="00580010"/>
    <w:rsid w:val="0058059A"/>
    <w:rsid w:val="0058130A"/>
    <w:rsid w:val="00581378"/>
    <w:rsid w:val="00581BB8"/>
    <w:rsid w:val="005823C0"/>
    <w:rsid w:val="00583BEE"/>
    <w:rsid w:val="0058452F"/>
    <w:rsid w:val="005848E9"/>
    <w:rsid w:val="00585303"/>
    <w:rsid w:val="00585D82"/>
    <w:rsid w:val="005864A5"/>
    <w:rsid w:val="00586AE7"/>
    <w:rsid w:val="0058708A"/>
    <w:rsid w:val="0059000B"/>
    <w:rsid w:val="0059078D"/>
    <w:rsid w:val="00592804"/>
    <w:rsid w:val="0059365D"/>
    <w:rsid w:val="005938A1"/>
    <w:rsid w:val="005949AB"/>
    <w:rsid w:val="00594F63"/>
    <w:rsid w:val="005952ED"/>
    <w:rsid w:val="00595424"/>
    <w:rsid w:val="0059549F"/>
    <w:rsid w:val="005961C8"/>
    <w:rsid w:val="00596679"/>
    <w:rsid w:val="00596E24"/>
    <w:rsid w:val="005975E7"/>
    <w:rsid w:val="005975FC"/>
    <w:rsid w:val="00597A38"/>
    <w:rsid w:val="00597F23"/>
    <w:rsid w:val="005A079A"/>
    <w:rsid w:val="005A0AED"/>
    <w:rsid w:val="005A0D80"/>
    <w:rsid w:val="005A11BF"/>
    <w:rsid w:val="005A17A9"/>
    <w:rsid w:val="005A27F6"/>
    <w:rsid w:val="005A2D05"/>
    <w:rsid w:val="005A4045"/>
    <w:rsid w:val="005A454F"/>
    <w:rsid w:val="005A5511"/>
    <w:rsid w:val="005A5F9A"/>
    <w:rsid w:val="005A64FB"/>
    <w:rsid w:val="005A6616"/>
    <w:rsid w:val="005A68E3"/>
    <w:rsid w:val="005A6F87"/>
    <w:rsid w:val="005B04A9"/>
    <w:rsid w:val="005B0B11"/>
    <w:rsid w:val="005B0C21"/>
    <w:rsid w:val="005B1111"/>
    <w:rsid w:val="005B11F7"/>
    <w:rsid w:val="005B1397"/>
    <w:rsid w:val="005B15C7"/>
    <w:rsid w:val="005B168C"/>
    <w:rsid w:val="005B1951"/>
    <w:rsid w:val="005B2C75"/>
    <w:rsid w:val="005B2EA2"/>
    <w:rsid w:val="005B31E3"/>
    <w:rsid w:val="005B38FB"/>
    <w:rsid w:val="005B3BDC"/>
    <w:rsid w:val="005B49C6"/>
    <w:rsid w:val="005B55EE"/>
    <w:rsid w:val="005B5F31"/>
    <w:rsid w:val="005B67E4"/>
    <w:rsid w:val="005B6820"/>
    <w:rsid w:val="005B769B"/>
    <w:rsid w:val="005B7E71"/>
    <w:rsid w:val="005C0521"/>
    <w:rsid w:val="005C1674"/>
    <w:rsid w:val="005C1A3A"/>
    <w:rsid w:val="005C23BA"/>
    <w:rsid w:val="005C3022"/>
    <w:rsid w:val="005C359C"/>
    <w:rsid w:val="005C38D7"/>
    <w:rsid w:val="005C413F"/>
    <w:rsid w:val="005C52EF"/>
    <w:rsid w:val="005C5A89"/>
    <w:rsid w:val="005C5B6F"/>
    <w:rsid w:val="005C62A1"/>
    <w:rsid w:val="005C6D9B"/>
    <w:rsid w:val="005C7A43"/>
    <w:rsid w:val="005C7B17"/>
    <w:rsid w:val="005D000F"/>
    <w:rsid w:val="005D002D"/>
    <w:rsid w:val="005D08B5"/>
    <w:rsid w:val="005D0D9E"/>
    <w:rsid w:val="005D1054"/>
    <w:rsid w:val="005D1308"/>
    <w:rsid w:val="005D191F"/>
    <w:rsid w:val="005D341E"/>
    <w:rsid w:val="005D38B6"/>
    <w:rsid w:val="005D3E16"/>
    <w:rsid w:val="005D4653"/>
    <w:rsid w:val="005D505E"/>
    <w:rsid w:val="005D5225"/>
    <w:rsid w:val="005D5620"/>
    <w:rsid w:val="005D59F1"/>
    <w:rsid w:val="005D6041"/>
    <w:rsid w:val="005D7796"/>
    <w:rsid w:val="005D7AC8"/>
    <w:rsid w:val="005E08D1"/>
    <w:rsid w:val="005E1722"/>
    <w:rsid w:val="005E17AC"/>
    <w:rsid w:val="005E1A6E"/>
    <w:rsid w:val="005E226C"/>
    <w:rsid w:val="005E291B"/>
    <w:rsid w:val="005E30E5"/>
    <w:rsid w:val="005E475C"/>
    <w:rsid w:val="005E5960"/>
    <w:rsid w:val="005E5A27"/>
    <w:rsid w:val="005E66AB"/>
    <w:rsid w:val="005E7072"/>
    <w:rsid w:val="005F0CD1"/>
    <w:rsid w:val="005F1FE4"/>
    <w:rsid w:val="005F223D"/>
    <w:rsid w:val="005F2DD9"/>
    <w:rsid w:val="005F33EE"/>
    <w:rsid w:val="005F356C"/>
    <w:rsid w:val="005F5440"/>
    <w:rsid w:val="005F544C"/>
    <w:rsid w:val="005F612E"/>
    <w:rsid w:val="005F6C11"/>
    <w:rsid w:val="005F6FA9"/>
    <w:rsid w:val="005F7C6F"/>
    <w:rsid w:val="006000FC"/>
    <w:rsid w:val="00600335"/>
    <w:rsid w:val="006004A0"/>
    <w:rsid w:val="00600E31"/>
    <w:rsid w:val="006015D0"/>
    <w:rsid w:val="00601BDB"/>
    <w:rsid w:val="006021CB"/>
    <w:rsid w:val="0060254B"/>
    <w:rsid w:val="00602F95"/>
    <w:rsid w:val="00603140"/>
    <w:rsid w:val="00603273"/>
    <w:rsid w:val="00604651"/>
    <w:rsid w:val="006046D5"/>
    <w:rsid w:val="00605B7A"/>
    <w:rsid w:val="00605BE2"/>
    <w:rsid w:val="00605CE9"/>
    <w:rsid w:val="006061D6"/>
    <w:rsid w:val="00606673"/>
    <w:rsid w:val="0060685B"/>
    <w:rsid w:val="00607323"/>
    <w:rsid w:val="006113F9"/>
    <w:rsid w:val="006116E1"/>
    <w:rsid w:val="006130DB"/>
    <w:rsid w:val="006137C1"/>
    <w:rsid w:val="00613BA2"/>
    <w:rsid w:val="00614054"/>
    <w:rsid w:val="00614584"/>
    <w:rsid w:val="0061501A"/>
    <w:rsid w:val="0061574F"/>
    <w:rsid w:val="006163D4"/>
    <w:rsid w:val="006170AB"/>
    <w:rsid w:val="00617C81"/>
    <w:rsid w:val="00617EDC"/>
    <w:rsid w:val="006200FB"/>
    <w:rsid w:val="00620719"/>
    <w:rsid w:val="00620E99"/>
    <w:rsid w:val="0062138E"/>
    <w:rsid w:val="006217FD"/>
    <w:rsid w:val="00621AF8"/>
    <w:rsid w:val="00621B98"/>
    <w:rsid w:val="00621CF4"/>
    <w:rsid w:val="0062225D"/>
    <w:rsid w:val="006225C7"/>
    <w:rsid w:val="00622F7C"/>
    <w:rsid w:val="0062327D"/>
    <w:rsid w:val="006242BB"/>
    <w:rsid w:val="0062553E"/>
    <w:rsid w:val="00625638"/>
    <w:rsid w:val="00625F22"/>
    <w:rsid w:val="0062615C"/>
    <w:rsid w:val="006261F9"/>
    <w:rsid w:val="00626765"/>
    <w:rsid w:val="00627176"/>
    <w:rsid w:val="00627C16"/>
    <w:rsid w:val="0063091B"/>
    <w:rsid w:val="00631769"/>
    <w:rsid w:val="00631CA4"/>
    <w:rsid w:val="00632031"/>
    <w:rsid w:val="006326F6"/>
    <w:rsid w:val="006329FC"/>
    <w:rsid w:val="00633040"/>
    <w:rsid w:val="0063339B"/>
    <w:rsid w:val="006335A6"/>
    <w:rsid w:val="00633D15"/>
    <w:rsid w:val="00634232"/>
    <w:rsid w:val="00634EB2"/>
    <w:rsid w:val="006351FD"/>
    <w:rsid w:val="006355FC"/>
    <w:rsid w:val="00635635"/>
    <w:rsid w:val="006356E6"/>
    <w:rsid w:val="0063575C"/>
    <w:rsid w:val="00636659"/>
    <w:rsid w:val="00636742"/>
    <w:rsid w:val="006369AA"/>
    <w:rsid w:val="00637496"/>
    <w:rsid w:val="00637860"/>
    <w:rsid w:val="00637C7C"/>
    <w:rsid w:val="00637D4F"/>
    <w:rsid w:val="00640300"/>
    <w:rsid w:val="00640E43"/>
    <w:rsid w:val="00641BCB"/>
    <w:rsid w:val="00643F9B"/>
    <w:rsid w:val="00645046"/>
    <w:rsid w:val="006457CF"/>
    <w:rsid w:val="00645866"/>
    <w:rsid w:val="00645918"/>
    <w:rsid w:val="006459EA"/>
    <w:rsid w:val="006469EC"/>
    <w:rsid w:val="00646CC1"/>
    <w:rsid w:val="00647584"/>
    <w:rsid w:val="006477CA"/>
    <w:rsid w:val="00647901"/>
    <w:rsid w:val="00650280"/>
    <w:rsid w:val="006505FC"/>
    <w:rsid w:val="00650CF1"/>
    <w:rsid w:val="00650E8D"/>
    <w:rsid w:val="00650FD2"/>
    <w:rsid w:val="00651180"/>
    <w:rsid w:val="00651336"/>
    <w:rsid w:val="00651FDD"/>
    <w:rsid w:val="00652CA3"/>
    <w:rsid w:val="006534D8"/>
    <w:rsid w:val="0065350F"/>
    <w:rsid w:val="00653C1C"/>
    <w:rsid w:val="00653CDC"/>
    <w:rsid w:val="00653D8A"/>
    <w:rsid w:val="006543D6"/>
    <w:rsid w:val="00654AC2"/>
    <w:rsid w:val="00654F8D"/>
    <w:rsid w:val="0065589A"/>
    <w:rsid w:val="00655B1A"/>
    <w:rsid w:val="00655B90"/>
    <w:rsid w:val="006565BE"/>
    <w:rsid w:val="006567E2"/>
    <w:rsid w:val="00657118"/>
    <w:rsid w:val="00657CF2"/>
    <w:rsid w:val="006605E1"/>
    <w:rsid w:val="00661C7C"/>
    <w:rsid w:val="00661E86"/>
    <w:rsid w:val="00662CB2"/>
    <w:rsid w:val="00662E38"/>
    <w:rsid w:val="00662F2D"/>
    <w:rsid w:val="00663A7C"/>
    <w:rsid w:val="00663E87"/>
    <w:rsid w:val="006641DF"/>
    <w:rsid w:val="00664BE4"/>
    <w:rsid w:val="00664D24"/>
    <w:rsid w:val="00665A65"/>
    <w:rsid w:val="006661DB"/>
    <w:rsid w:val="006665FE"/>
    <w:rsid w:val="00667006"/>
    <w:rsid w:val="006670BB"/>
    <w:rsid w:val="00667285"/>
    <w:rsid w:val="0066786F"/>
    <w:rsid w:val="00670B29"/>
    <w:rsid w:val="00670F1B"/>
    <w:rsid w:val="00671711"/>
    <w:rsid w:val="00671854"/>
    <w:rsid w:val="00671880"/>
    <w:rsid w:val="00671966"/>
    <w:rsid w:val="00671AE5"/>
    <w:rsid w:val="006723AD"/>
    <w:rsid w:val="00673024"/>
    <w:rsid w:val="00673E9F"/>
    <w:rsid w:val="00673F5C"/>
    <w:rsid w:val="00674AB3"/>
    <w:rsid w:val="00675570"/>
    <w:rsid w:val="00675D52"/>
    <w:rsid w:val="0067620B"/>
    <w:rsid w:val="006767B1"/>
    <w:rsid w:val="00676AD1"/>
    <w:rsid w:val="006770F6"/>
    <w:rsid w:val="006776ED"/>
    <w:rsid w:val="00677D5B"/>
    <w:rsid w:val="00677E32"/>
    <w:rsid w:val="00677EA8"/>
    <w:rsid w:val="00680B4E"/>
    <w:rsid w:val="00680B9A"/>
    <w:rsid w:val="00681A78"/>
    <w:rsid w:val="006837E7"/>
    <w:rsid w:val="00683FA7"/>
    <w:rsid w:val="00685CDD"/>
    <w:rsid w:val="00686CEF"/>
    <w:rsid w:val="006878D9"/>
    <w:rsid w:val="00687A1E"/>
    <w:rsid w:val="00687BD0"/>
    <w:rsid w:val="00690F2F"/>
    <w:rsid w:val="0069222A"/>
    <w:rsid w:val="0069273F"/>
    <w:rsid w:val="006929A5"/>
    <w:rsid w:val="00692B3D"/>
    <w:rsid w:val="00692C5F"/>
    <w:rsid w:val="00692FAC"/>
    <w:rsid w:val="006931F2"/>
    <w:rsid w:val="006942A7"/>
    <w:rsid w:val="00694B2A"/>
    <w:rsid w:val="00694FD3"/>
    <w:rsid w:val="00695049"/>
    <w:rsid w:val="00695D68"/>
    <w:rsid w:val="0069611F"/>
    <w:rsid w:val="006963ED"/>
    <w:rsid w:val="00696BD1"/>
    <w:rsid w:val="006A0D80"/>
    <w:rsid w:val="006A113A"/>
    <w:rsid w:val="006A25CF"/>
    <w:rsid w:val="006A3C79"/>
    <w:rsid w:val="006A4579"/>
    <w:rsid w:val="006A4584"/>
    <w:rsid w:val="006A46CA"/>
    <w:rsid w:val="006A581C"/>
    <w:rsid w:val="006A5BD3"/>
    <w:rsid w:val="006A5F2C"/>
    <w:rsid w:val="006A5FD2"/>
    <w:rsid w:val="006A6706"/>
    <w:rsid w:val="006B19F7"/>
    <w:rsid w:val="006B207B"/>
    <w:rsid w:val="006B2B0B"/>
    <w:rsid w:val="006B3CBE"/>
    <w:rsid w:val="006B5166"/>
    <w:rsid w:val="006B51C7"/>
    <w:rsid w:val="006B536F"/>
    <w:rsid w:val="006B6B43"/>
    <w:rsid w:val="006C0F0D"/>
    <w:rsid w:val="006C1E61"/>
    <w:rsid w:val="006C3645"/>
    <w:rsid w:val="006C3991"/>
    <w:rsid w:val="006C51FA"/>
    <w:rsid w:val="006C7194"/>
    <w:rsid w:val="006C74F2"/>
    <w:rsid w:val="006C77C6"/>
    <w:rsid w:val="006C7EC9"/>
    <w:rsid w:val="006C7FF7"/>
    <w:rsid w:val="006D0C5B"/>
    <w:rsid w:val="006D122A"/>
    <w:rsid w:val="006D1A46"/>
    <w:rsid w:val="006D1D76"/>
    <w:rsid w:val="006D1E29"/>
    <w:rsid w:val="006D33AC"/>
    <w:rsid w:val="006D37E7"/>
    <w:rsid w:val="006D4237"/>
    <w:rsid w:val="006D48FF"/>
    <w:rsid w:val="006D5A30"/>
    <w:rsid w:val="006D6B0D"/>
    <w:rsid w:val="006E0148"/>
    <w:rsid w:val="006E02A6"/>
    <w:rsid w:val="006E02E2"/>
    <w:rsid w:val="006E038A"/>
    <w:rsid w:val="006E1FFA"/>
    <w:rsid w:val="006E37E1"/>
    <w:rsid w:val="006E3A21"/>
    <w:rsid w:val="006E4462"/>
    <w:rsid w:val="006E4D5C"/>
    <w:rsid w:val="006E5385"/>
    <w:rsid w:val="006E5A41"/>
    <w:rsid w:val="006E691F"/>
    <w:rsid w:val="006E6ADB"/>
    <w:rsid w:val="006E6FA9"/>
    <w:rsid w:val="006F02FB"/>
    <w:rsid w:val="006F0331"/>
    <w:rsid w:val="006F27D9"/>
    <w:rsid w:val="006F299C"/>
    <w:rsid w:val="006F3139"/>
    <w:rsid w:val="006F361B"/>
    <w:rsid w:val="006F3EC9"/>
    <w:rsid w:val="006F4413"/>
    <w:rsid w:val="006F5079"/>
    <w:rsid w:val="006F52D0"/>
    <w:rsid w:val="006F5C18"/>
    <w:rsid w:val="006F7095"/>
    <w:rsid w:val="006F73E4"/>
    <w:rsid w:val="006F7C1B"/>
    <w:rsid w:val="0070084E"/>
    <w:rsid w:val="00700FEC"/>
    <w:rsid w:val="00703164"/>
    <w:rsid w:val="007033D7"/>
    <w:rsid w:val="00703D10"/>
    <w:rsid w:val="007057FF"/>
    <w:rsid w:val="0070586A"/>
    <w:rsid w:val="00706589"/>
    <w:rsid w:val="00707621"/>
    <w:rsid w:val="00707A5F"/>
    <w:rsid w:val="00707B9A"/>
    <w:rsid w:val="00707F66"/>
    <w:rsid w:val="00710119"/>
    <w:rsid w:val="0071079F"/>
    <w:rsid w:val="00710D4C"/>
    <w:rsid w:val="00711AFB"/>
    <w:rsid w:val="007121AE"/>
    <w:rsid w:val="00712397"/>
    <w:rsid w:val="00712F45"/>
    <w:rsid w:val="00713254"/>
    <w:rsid w:val="007145B1"/>
    <w:rsid w:val="00714DDD"/>
    <w:rsid w:val="00714ED3"/>
    <w:rsid w:val="0071564F"/>
    <w:rsid w:val="0071592D"/>
    <w:rsid w:val="0071677D"/>
    <w:rsid w:val="00716ED0"/>
    <w:rsid w:val="0071783F"/>
    <w:rsid w:val="007179A4"/>
    <w:rsid w:val="00717FF5"/>
    <w:rsid w:val="0072029A"/>
    <w:rsid w:val="007203A2"/>
    <w:rsid w:val="0072171C"/>
    <w:rsid w:val="00721BAC"/>
    <w:rsid w:val="00722CAA"/>
    <w:rsid w:val="00722D23"/>
    <w:rsid w:val="00723650"/>
    <w:rsid w:val="007236B5"/>
    <w:rsid w:val="0072371C"/>
    <w:rsid w:val="00723CF6"/>
    <w:rsid w:val="00723D2C"/>
    <w:rsid w:val="0072529F"/>
    <w:rsid w:val="00725441"/>
    <w:rsid w:val="00725AC8"/>
    <w:rsid w:val="007268EF"/>
    <w:rsid w:val="00726ECA"/>
    <w:rsid w:val="00727A3A"/>
    <w:rsid w:val="00727CBC"/>
    <w:rsid w:val="00731576"/>
    <w:rsid w:val="00731725"/>
    <w:rsid w:val="007322F5"/>
    <w:rsid w:val="0073467A"/>
    <w:rsid w:val="00734BF5"/>
    <w:rsid w:val="0073657B"/>
    <w:rsid w:val="007368AD"/>
    <w:rsid w:val="00736C2E"/>
    <w:rsid w:val="00737022"/>
    <w:rsid w:val="00740525"/>
    <w:rsid w:val="00740994"/>
    <w:rsid w:val="00740D46"/>
    <w:rsid w:val="00740F44"/>
    <w:rsid w:val="0074107B"/>
    <w:rsid w:val="00741DA6"/>
    <w:rsid w:val="00742AAF"/>
    <w:rsid w:val="007433A7"/>
    <w:rsid w:val="00743CAC"/>
    <w:rsid w:val="00745681"/>
    <w:rsid w:val="00745A93"/>
    <w:rsid w:val="00750315"/>
    <w:rsid w:val="00750B5A"/>
    <w:rsid w:val="00750C95"/>
    <w:rsid w:val="00750F9F"/>
    <w:rsid w:val="007539C2"/>
    <w:rsid w:val="00753A31"/>
    <w:rsid w:val="00754051"/>
    <w:rsid w:val="00754818"/>
    <w:rsid w:val="00756CBB"/>
    <w:rsid w:val="007574C9"/>
    <w:rsid w:val="00760113"/>
    <w:rsid w:val="00762585"/>
    <w:rsid w:val="007629A6"/>
    <w:rsid w:val="00762A34"/>
    <w:rsid w:val="00762DD3"/>
    <w:rsid w:val="007631CA"/>
    <w:rsid w:val="007631D7"/>
    <w:rsid w:val="00763317"/>
    <w:rsid w:val="007641D2"/>
    <w:rsid w:val="007645B2"/>
    <w:rsid w:val="00764673"/>
    <w:rsid w:val="00764BFE"/>
    <w:rsid w:val="00764E3B"/>
    <w:rsid w:val="0076593C"/>
    <w:rsid w:val="00765C9E"/>
    <w:rsid w:val="00766190"/>
    <w:rsid w:val="00766CC3"/>
    <w:rsid w:val="00766CDE"/>
    <w:rsid w:val="007672B2"/>
    <w:rsid w:val="00767526"/>
    <w:rsid w:val="00767910"/>
    <w:rsid w:val="00770099"/>
    <w:rsid w:val="00770464"/>
    <w:rsid w:val="00771C29"/>
    <w:rsid w:val="00771E6A"/>
    <w:rsid w:val="00772256"/>
    <w:rsid w:val="00772316"/>
    <w:rsid w:val="007729AA"/>
    <w:rsid w:val="0077339C"/>
    <w:rsid w:val="007733CA"/>
    <w:rsid w:val="00773DE8"/>
    <w:rsid w:val="00774252"/>
    <w:rsid w:val="00774501"/>
    <w:rsid w:val="00774590"/>
    <w:rsid w:val="00775359"/>
    <w:rsid w:val="00775500"/>
    <w:rsid w:val="00775C02"/>
    <w:rsid w:val="0077655A"/>
    <w:rsid w:val="00776952"/>
    <w:rsid w:val="00776A09"/>
    <w:rsid w:val="00780A20"/>
    <w:rsid w:val="00780A28"/>
    <w:rsid w:val="00780C2F"/>
    <w:rsid w:val="00781B1E"/>
    <w:rsid w:val="00782688"/>
    <w:rsid w:val="00782C27"/>
    <w:rsid w:val="007839C9"/>
    <w:rsid w:val="0078417C"/>
    <w:rsid w:val="00784221"/>
    <w:rsid w:val="007843D6"/>
    <w:rsid w:val="00785A15"/>
    <w:rsid w:val="007865B3"/>
    <w:rsid w:val="00786B17"/>
    <w:rsid w:val="00786F8F"/>
    <w:rsid w:val="007871BC"/>
    <w:rsid w:val="00787555"/>
    <w:rsid w:val="00790A55"/>
    <w:rsid w:val="00790D98"/>
    <w:rsid w:val="00791401"/>
    <w:rsid w:val="00791724"/>
    <w:rsid w:val="00791AA0"/>
    <w:rsid w:val="007931A1"/>
    <w:rsid w:val="00793DDD"/>
    <w:rsid w:val="007944E7"/>
    <w:rsid w:val="007948C2"/>
    <w:rsid w:val="00794C25"/>
    <w:rsid w:val="0079551F"/>
    <w:rsid w:val="007957F5"/>
    <w:rsid w:val="00795E2B"/>
    <w:rsid w:val="007963DC"/>
    <w:rsid w:val="007964B4"/>
    <w:rsid w:val="007969F9"/>
    <w:rsid w:val="00796BAB"/>
    <w:rsid w:val="00796E13"/>
    <w:rsid w:val="00796F74"/>
    <w:rsid w:val="00797490"/>
    <w:rsid w:val="007A054A"/>
    <w:rsid w:val="007A0F12"/>
    <w:rsid w:val="007A1B7C"/>
    <w:rsid w:val="007A1F9A"/>
    <w:rsid w:val="007A3590"/>
    <w:rsid w:val="007A4F77"/>
    <w:rsid w:val="007A5050"/>
    <w:rsid w:val="007A50C3"/>
    <w:rsid w:val="007A592A"/>
    <w:rsid w:val="007A5FFC"/>
    <w:rsid w:val="007A740D"/>
    <w:rsid w:val="007B03B0"/>
    <w:rsid w:val="007B1EC2"/>
    <w:rsid w:val="007B2527"/>
    <w:rsid w:val="007B28B9"/>
    <w:rsid w:val="007B2D50"/>
    <w:rsid w:val="007B2E96"/>
    <w:rsid w:val="007B3A86"/>
    <w:rsid w:val="007B3E0B"/>
    <w:rsid w:val="007B4CD0"/>
    <w:rsid w:val="007B764C"/>
    <w:rsid w:val="007B7DC2"/>
    <w:rsid w:val="007C00BF"/>
    <w:rsid w:val="007C0612"/>
    <w:rsid w:val="007C19AB"/>
    <w:rsid w:val="007C1B6C"/>
    <w:rsid w:val="007C2044"/>
    <w:rsid w:val="007C26CC"/>
    <w:rsid w:val="007C2B7C"/>
    <w:rsid w:val="007C36B9"/>
    <w:rsid w:val="007C3CAE"/>
    <w:rsid w:val="007C3FD8"/>
    <w:rsid w:val="007C420B"/>
    <w:rsid w:val="007C4297"/>
    <w:rsid w:val="007C5FE8"/>
    <w:rsid w:val="007C6625"/>
    <w:rsid w:val="007C6DE6"/>
    <w:rsid w:val="007C7181"/>
    <w:rsid w:val="007C749F"/>
    <w:rsid w:val="007C7E08"/>
    <w:rsid w:val="007D04F3"/>
    <w:rsid w:val="007D09F2"/>
    <w:rsid w:val="007D0AD4"/>
    <w:rsid w:val="007D0C3C"/>
    <w:rsid w:val="007D14E2"/>
    <w:rsid w:val="007D1622"/>
    <w:rsid w:val="007D30AA"/>
    <w:rsid w:val="007D31A2"/>
    <w:rsid w:val="007D3A09"/>
    <w:rsid w:val="007D3B00"/>
    <w:rsid w:val="007D51C8"/>
    <w:rsid w:val="007D550F"/>
    <w:rsid w:val="007D5C85"/>
    <w:rsid w:val="007D63CC"/>
    <w:rsid w:val="007D7013"/>
    <w:rsid w:val="007D7520"/>
    <w:rsid w:val="007D7548"/>
    <w:rsid w:val="007D767B"/>
    <w:rsid w:val="007D77BC"/>
    <w:rsid w:val="007D7E89"/>
    <w:rsid w:val="007E0120"/>
    <w:rsid w:val="007E042C"/>
    <w:rsid w:val="007E171E"/>
    <w:rsid w:val="007E23F6"/>
    <w:rsid w:val="007E3AB0"/>
    <w:rsid w:val="007E4B1A"/>
    <w:rsid w:val="007E52AC"/>
    <w:rsid w:val="007E558B"/>
    <w:rsid w:val="007E5751"/>
    <w:rsid w:val="007E6A5A"/>
    <w:rsid w:val="007E6DFF"/>
    <w:rsid w:val="007E7BD0"/>
    <w:rsid w:val="007E7C0C"/>
    <w:rsid w:val="007E7D63"/>
    <w:rsid w:val="007F05B5"/>
    <w:rsid w:val="007F0DA5"/>
    <w:rsid w:val="007F19CB"/>
    <w:rsid w:val="007F2DE4"/>
    <w:rsid w:val="007F3A4E"/>
    <w:rsid w:val="007F4145"/>
    <w:rsid w:val="007F4AA9"/>
    <w:rsid w:val="007F5EB6"/>
    <w:rsid w:val="007F6D22"/>
    <w:rsid w:val="007F7FA3"/>
    <w:rsid w:val="00800F21"/>
    <w:rsid w:val="00801616"/>
    <w:rsid w:val="00801CA6"/>
    <w:rsid w:val="00801E53"/>
    <w:rsid w:val="00802529"/>
    <w:rsid w:val="0080274D"/>
    <w:rsid w:val="00802A53"/>
    <w:rsid w:val="00803498"/>
    <w:rsid w:val="008064E4"/>
    <w:rsid w:val="00806B85"/>
    <w:rsid w:val="0080735F"/>
    <w:rsid w:val="00812155"/>
    <w:rsid w:val="00813911"/>
    <w:rsid w:val="0081483C"/>
    <w:rsid w:val="00814F2E"/>
    <w:rsid w:val="00814FCE"/>
    <w:rsid w:val="008152BF"/>
    <w:rsid w:val="00815321"/>
    <w:rsid w:val="00815B96"/>
    <w:rsid w:val="00815FC9"/>
    <w:rsid w:val="0081777E"/>
    <w:rsid w:val="00817BB2"/>
    <w:rsid w:val="00817CAB"/>
    <w:rsid w:val="0082015B"/>
    <w:rsid w:val="008204F6"/>
    <w:rsid w:val="00820537"/>
    <w:rsid w:val="008206FA"/>
    <w:rsid w:val="00821842"/>
    <w:rsid w:val="0082239E"/>
    <w:rsid w:val="008226B3"/>
    <w:rsid w:val="00822997"/>
    <w:rsid w:val="00822F64"/>
    <w:rsid w:val="00826E1A"/>
    <w:rsid w:val="00827BCA"/>
    <w:rsid w:val="00830505"/>
    <w:rsid w:val="008306CA"/>
    <w:rsid w:val="00830D63"/>
    <w:rsid w:val="0083169A"/>
    <w:rsid w:val="008319A2"/>
    <w:rsid w:val="00831A61"/>
    <w:rsid w:val="0083301A"/>
    <w:rsid w:val="008333B4"/>
    <w:rsid w:val="00833FED"/>
    <w:rsid w:val="008347E8"/>
    <w:rsid w:val="00835A92"/>
    <w:rsid w:val="00835EDE"/>
    <w:rsid w:val="00835F1F"/>
    <w:rsid w:val="00836E60"/>
    <w:rsid w:val="0084096C"/>
    <w:rsid w:val="008415BF"/>
    <w:rsid w:val="00842ACE"/>
    <w:rsid w:val="00843B80"/>
    <w:rsid w:val="00843C42"/>
    <w:rsid w:val="00844718"/>
    <w:rsid w:val="00844D32"/>
    <w:rsid w:val="008457AB"/>
    <w:rsid w:val="008458B3"/>
    <w:rsid w:val="00845D53"/>
    <w:rsid w:val="00845F75"/>
    <w:rsid w:val="008463C5"/>
    <w:rsid w:val="00846E2C"/>
    <w:rsid w:val="00847BAE"/>
    <w:rsid w:val="00847C05"/>
    <w:rsid w:val="008500E1"/>
    <w:rsid w:val="008501C5"/>
    <w:rsid w:val="00850BE9"/>
    <w:rsid w:val="0085286F"/>
    <w:rsid w:val="00852BCE"/>
    <w:rsid w:val="00853455"/>
    <w:rsid w:val="008536AC"/>
    <w:rsid w:val="00853923"/>
    <w:rsid w:val="008539F7"/>
    <w:rsid w:val="0085477E"/>
    <w:rsid w:val="008553D6"/>
    <w:rsid w:val="00855DE9"/>
    <w:rsid w:val="008566A1"/>
    <w:rsid w:val="00857668"/>
    <w:rsid w:val="00857865"/>
    <w:rsid w:val="00860800"/>
    <w:rsid w:val="00861326"/>
    <w:rsid w:val="008614C1"/>
    <w:rsid w:val="008615CE"/>
    <w:rsid w:val="00861716"/>
    <w:rsid w:val="00861C24"/>
    <w:rsid w:val="00861D7D"/>
    <w:rsid w:val="00862864"/>
    <w:rsid w:val="00862B83"/>
    <w:rsid w:val="00862C32"/>
    <w:rsid w:val="008630FF"/>
    <w:rsid w:val="00863433"/>
    <w:rsid w:val="0086344B"/>
    <w:rsid w:val="00863758"/>
    <w:rsid w:val="008638E5"/>
    <w:rsid w:val="00863E15"/>
    <w:rsid w:val="00864863"/>
    <w:rsid w:val="0086508F"/>
    <w:rsid w:val="008656A3"/>
    <w:rsid w:val="00866985"/>
    <w:rsid w:val="00866FDA"/>
    <w:rsid w:val="00867579"/>
    <w:rsid w:val="0086770B"/>
    <w:rsid w:val="0086772C"/>
    <w:rsid w:val="00867DAC"/>
    <w:rsid w:val="008719C2"/>
    <w:rsid w:val="0087229E"/>
    <w:rsid w:val="00872411"/>
    <w:rsid w:val="00872598"/>
    <w:rsid w:val="00872F36"/>
    <w:rsid w:val="008737C1"/>
    <w:rsid w:val="0087396C"/>
    <w:rsid w:val="008741A8"/>
    <w:rsid w:val="00874361"/>
    <w:rsid w:val="0087473C"/>
    <w:rsid w:val="0087500A"/>
    <w:rsid w:val="00875262"/>
    <w:rsid w:val="0087533C"/>
    <w:rsid w:val="008754B3"/>
    <w:rsid w:val="0087650B"/>
    <w:rsid w:val="00877644"/>
    <w:rsid w:val="00877BB7"/>
    <w:rsid w:val="0088108C"/>
    <w:rsid w:val="00881495"/>
    <w:rsid w:val="00881BF7"/>
    <w:rsid w:val="00881C45"/>
    <w:rsid w:val="00882EB4"/>
    <w:rsid w:val="0088300E"/>
    <w:rsid w:val="0088301A"/>
    <w:rsid w:val="008830FA"/>
    <w:rsid w:val="00884163"/>
    <w:rsid w:val="0088453C"/>
    <w:rsid w:val="00884716"/>
    <w:rsid w:val="008857EC"/>
    <w:rsid w:val="00885AE3"/>
    <w:rsid w:val="00886976"/>
    <w:rsid w:val="00887BD2"/>
    <w:rsid w:val="0089128C"/>
    <w:rsid w:val="00891B12"/>
    <w:rsid w:val="00893915"/>
    <w:rsid w:val="00894956"/>
    <w:rsid w:val="00894A25"/>
    <w:rsid w:val="00894F5F"/>
    <w:rsid w:val="00894F62"/>
    <w:rsid w:val="008950C1"/>
    <w:rsid w:val="008956B2"/>
    <w:rsid w:val="00895CE8"/>
    <w:rsid w:val="00895D77"/>
    <w:rsid w:val="00895E56"/>
    <w:rsid w:val="00896090"/>
    <w:rsid w:val="00896BB6"/>
    <w:rsid w:val="008972C4"/>
    <w:rsid w:val="008978AE"/>
    <w:rsid w:val="008A0A53"/>
    <w:rsid w:val="008A0C11"/>
    <w:rsid w:val="008A0E57"/>
    <w:rsid w:val="008A11EE"/>
    <w:rsid w:val="008A12CD"/>
    <w:rsid w:val="008A17A1"/>
    <w:rsid w:val="008A2698"/>
    <w:rsid w:val="008A2B5F"/>
    <w:rsid w:val="008A4094"/>
    <w:rsid w:val="008A4DCB"/>
    <w:rsid w:val="008A4F9D"/>
    <w:rsid w:val="008A549A"/>
    <w:rsid w:val="008A6747"/>
    <w:rsid w:val="008A686D"/>
    <w:rsid w:val="008A7598"/>
    <w:rsid w:val="008A78E2"/>
    <w:rsid w:val="008A79E3"/>
    <w:rsid w:val="008B02F9"/>
    <w:rsid w:val="008B0545"/>
    <w:rsid w:val="008B0FE2"/>
    <w:rsid w:val="008B2246"/>
    <w:rsid w:val="008B3B9E"/>
    <w:rsid w:val="008B4211"/>
    <w:rsid w:val="008B48E1"/>
    <w:rsid w:val="008B5CFE"/>
    <w:rsid w:val="008B5D6B"/>
    <w:rsid w:val="008B6E92"/>
    <w:rsid w:val="008C09F5"/>
    <w:rsid w:val="008C192E"/>
    <w:rsid w:val="008C1A08"/>
    <w:rsid w:val="008C1DE3"/>
    <w:rsid w:val="008C1FBC"/>
    <w:rsid w:val="008C2635"/>
    <w:rsid w:val="008C2761"/>
    <w:rsid w:val="008C2DA9"/>
    <w:rsid w:val="008C2FA6"/>
    <w:rsid w:val="008C331A"/>
    <w:rsid w:val="008C41A3"/>
    <w:rsid w:val="008C4548"/>
    <w:rsid w:val="008C4D1C"/>
    <w:rsid w:val="008C5559"/>
    <w:rsid w:val="008C5ACB"/>
    <w:rsid w:val="008C6CDB"/>
    <w:rsid w:val="008C73AB"/>
    <w:rsid w:val="008C7D6A"/>
    <w:rsid w:val="008D021D"/>
    <w:rsid w:val="008D0395"/>
    <w:rsid w:val="008D0F4E"/>
    <w:rsid w:val="008D1B2B"/>
    <w:rsid w:val="008D1E6B"/>
    <w:rsid w:val="008D25A4"/>
    <w:rsid w:val="008D314A"/>
    <w:rsid w:val="008D4521"/>
    <w:rsid w:val="008D639C"/>
    <w:rsid w:val="008D727D"/>
    <w:rsid w:val="008D74FB"/>
    <w:rsid w:val="008D7D24"/>
    <w:rsid w:val="008D7E0B"/>
    <w:rsid w:val="008E073D"/>
    <w:rsid w:val="008E0B42"/>
    <w:rsid w:val="008E0D2C"/>
    <w:rsid w:val="008E12A3"/>
    <w:rsid w:val="008E2079"/>
    <w:rsid w:val="008E2508"/>
    <w:rsid w:val="008E27DB"/>
    <w:rsid w:val="008E3E9B"/>
    <w:rsid w:val="008E492E"/>
    <w:rsid w:val="008E4A76"/>
    <w:rsid w:val="008E5003"/>
    <w:rsid w:val="008E5120"/>
    <w:rsid w:val="008E51E2"/>
    <w:rsid w:val="008E5CC4"/>
    <w:rsid w:val="008E5D6E"/>
    <w:rsid w:val="008E6096"/>
    <w:rsid w:val="008E611E"/>
    <w:rsid w:val="008E6A67"/>
    <w:rsid w:val="008E7D49"/>
    <w:rsid w:val="008E7EDF"/>
    <w:rsid w:val="008F0397"/>
    <w:rsid w:val="008F06C1"/>
    <w:rsid w:val="008F1BA7"/>
    <w:rsid w:val="008F1CB8"/>
    <w:rsid w:val="008F2584"/>
    <w:rsid w:val="008F3668"/>
    <w:rsid w:val="008F386F"/>
    <w:rsid w:val="008F3AD8"/>
    <w:rsid w:val="008F6BC1"/>
    <w:rsid w:val="008F6CBA"/>
    <w:rsid w:val="008F6F46"/>
    <w:rsid w:val="00900204"/>
    <w:rsid w:val="00900497"/>
    <w:rsid w:val="00900572"/>
    <w:rsid w:val="00900BE7"/>
    <w:rsid w:val="00901B2A"/>
    <w:rsid w:val="00901F85"/>
    <w:rsid w:val="00902844"/>
    <w:rsid w:val="009028B1"/>
    <w:rsid w:val="00902A07"/>
    <w:rsid w:val="00902FC3"/>
    <w:rsid w:val="00903036"/>
    <w:rsid w:val="0090396F"/>
    <w:rsid w:val="00903BE9"/>
    <w:rsid w:val="009048DD"/>
    <w:rsid w:val="00904C60"/>
    <w:rsid w:val="009056E8"/>
    <w:rsid w:val="0090615F"/>
    <w:rsid w:val="00906215"/>
    <w:rsid w:val="00906C3A"/>
    <w:rsid w:val="009072F0"/>
    <w:rsid w:val="00910628"/>
    <w:rsid w:val="00910FE6"/>
    <w:rsid w:val="009113E7"/>
    <w:rsid w:val="009120CE"/>
    <w:rsid w:val="0091226D"/>
    <w:rsid w:val="00912530"/>
    <w:rsid w:val="0091292F"/>
    <w:rsid w:val="00912D31"/>
    <w:rsid w:val="00913BE5"/>
    <w:rsid w:val="009148B0"/>
    <w:rsid w:val="0091526B"/>
    <w:rsid w:val="00915B53"/>
    <w:rsid w:val="00916392"/>
    <w:rsid w:val="00917AE6"/>
    <w:rsid w:val="00920AAE"/>
    <w:rsid w:val="00922006"/>
    <w:rsid w:val="0092208C"/>
    <w:rsid w:val="00922757"/>
    <w:rsid w:val="00922BD1"/>
    <w:rsid w:val="0092336D"/>
    <w:rsid w:val="0092371B"/>
    <w:rsid w:val="00923D0A"/>
    <w:rsid w:val="00924405"/>
    <w:rsid w:val="00924DC4"/>
    <w:rsid w:val="00926246"/>
    <w:rsid w:val="009262A1"/>
    <w:rsid w:val="00926616"/>
    <w:rsid w:val="00926798"/>
    <w:rsid w:val="009271B9"/>
    <w:rsid w:val="009272AD"/>
    <w:rsid w:val="00927BA3"/>
    <w:rsid w:val="00927CCA"/>
    <w:rsid w:val="0093016E"/>
    <w:rsid w:val="00930B91"/>
    <w:rsid w:val="009314FC"/>
    <w:rsid w:val="00931B4B"/>
    <w:rsid w:val="00931D60"/>
    <w:rsid w:val="00932A17"/>
    <w:rsid w:val="00934143"/>
    <w:rsid w:val="009349C3"/>
    <w:rsid w:val="00934C3A"/>
    <w:rsid w:val="00935ED8"/>
    <w:rsid w:val="00940059"/>
    <w:rsid w:val="00940986"/>
    <w:rsid w:val="00940B34"/>
    <w:rsid w:val="009414E8"/>
    <w:rsid w:val="00942669"/>
    <w:rsid w:val="00942E14"/>
    <w:rsid w:val="00942F33"/>
    <w:rsid w:val="00943491"/>
    <w:rsid w:val="0094401D"/>
    <w:rsid w:val="009446FE"/>
    <w:rsid w:val="009447D9"/>
    <w:rsid w:val="00945BE7"/>
    <w:rsid w:val="00946E2E"/>
    <w:rsid w:val="00950771"/>
    <w:rsid w:val="00950C22"/>
    <w:rsid w:val="00950C3B"/>
    <w:rsid w:val="009511E3"/>
    <w:rsid w:val="009519ED"/>
    <w:rsid w:val="00952617"/>
    <w:rsid w:val="00952CC7"/>
    <w:rsid w:val="00952D28"/>
    <w:rsid w:val="0095332B"/>
    <w:rsid w:val="00953A5C"/>
    <w:rsid w:val="00953AB1"/>
    <w:rsid w:val="00953CA2"/>
    <w:rsid w:val="00953DF9"/>
    <w:rsid w:val="0095479F"/>
    <w:rsid w:val="00954D50"/>
    <w:rsid w:val="00954F4B"/>
    <w:rsid w:val="00955843"/>
    <w:rsid w:val="009558C9"/>
    <w:rsid w:val="00956440"/>
    <w:rsid w:val="00956653"/>
    <w:rsid w:val="009569D7"/>
    <w:rsid w:val="0095784E"/>
    <w:rsid w:val="00957B20"/>
    <w:rsid w:val="00957D84"/>
    <w:rsid w:val="009601ED"/>
    <w:rsid w:val="00960F6F"/>
    <w:rsid w:val="00961092"/>
    <w:rsid w:val="009618A8"/>
    <w:rsid w:val="009619E4"/>
    <w:rsid w:val="00961ABF"/>
    <w:rsid w:val="00961BFD"/>
    <w:rsid w:val="0096221A"/>
    <w:rsid w:val="00963C9C"/>
    <w:rsid w:val="00964AA3"/>
    <w:rsid w:val="00964B02"/>
    <w:rsid w:val="00964E1D"/>
    <w:rsid w:val="00965431"/>
    <w:rsid w:val="009658D0"/>
    <w:rsid w:val="00965D4D"/>
    <w:rsid w:val="00965F3C"/>
    <w:rsid w:val="009661F1"/>
    <w:rsid w:val="00966457"/>
    <w:rsid w:val="0096688B"/>
    <w:rsid w:val="009668E8"/>
    <w:rsid w:val="00966E66"/>
    <w:rsid w:val="00967922"/>
    <w:rsid w:val="00967AF5"/>
    <w:rsid w:val="00970684"/>
    <w:rsid w:val="009706EE"/>
    <w:rsid w:val="00971DAB"/>
    <w:rsid w:val="00972141"/>
    <w:rsid w:val="00973135"/>
    <w:rsid w:val="00973299"/>
    <w:rsid w:val="00973471"/>
    <w:rsid w:val="00973736"/>
    <w:rsid w:val="009738A8"/>
    <w:rsid w:val="00973B94"/>
    <w:rsid w:val="00974F16"/>
    <w:rsid w:val="00975154"/>
    <w:rsid w:val="0097644D"/>
    <w:rsid w:val="00977125"/>
    <w:rsid w:val="00977744"/>
    <w:rsid w:val="00980166"/>
    <w:rsid w:val="00980194"/>
    <w:rsid w:val="00980A2D"/>
    <w:rsid w:val="00980B36"/>
    <w:rsid w:val="00981166"/>
    <w:rsid w:val="009813A7"/>
    <w:rsid w:val="009816B7"/>
    <w:rsid w:val="009839CB"/>
    <w:rsid w:val="00984150"/>
    <w:rsid w:val="009846EF"/>
    <w:rsid w:val="00984BB0"/>
    <w:rsid w:val="0098560B"/>
    <w:rsid w:val="009860DC"/>
    <w:rsid w:val="009863EF"/>
    <w:rsid w:val="00986B0E"/>
    <w:rsid w:val="00987DBA"/>
    <w:rsid w:val="009901D8"/>
    <w:rsid w:val="00990A4E"/>
    <w:rsid w:val="00990A63"/>
    <w:rsid w:val="00990CB4"/>
    <w:rsid w:val="00990EA9"/>
    <w:rsid w:val="00991096"/>
    <w:rsid w:val="00991B7B"/>
    <w:rsid w:val="00991EEE"/>
    <w:rsid w:val="00992B54"/>
    <w:rsid w:val="00992E88"/>
    <w:rsid w:val="00994851"/>
    <w:rsid w:val="00995C10"/>
    <w:rsid w:val="00996311"/>
    <w:rsid w:val="009978C4"/>
    <w:rsid w:val="00997E5B"/>
    <w:rsid w:val="009A037F"/>
    <w:rsid w:val="009A0D41"/>
    <w:rsid w:val="009A3D73"/>
    <w:rsid w:val="009A3E84"/>
    <w:rsid w:val="009A40C5"/>
    <w:rsid w:val="009A5227"/>
    <w:rsid w:val="009A609F"/>
    <w:rsid w:val="009A6E03"/>
    <w:rsid w:val="009A71EF"/>
    <w:rsid w:val="009A742F"/>
    <w:rsid w:val="009A7EB9"/>
    <w:rsid w:val="009B0648"/>
    <w:rsid w:val="009B264C"/>
    <w:rsid w:val="009B27C9"/>
    <w:rsid w:val="009B2E5E"/>
    <w:rsid w:val="009B39E1"/>
    <w:rsid w:val="009B3CC7"/>
    <w:rsid w:val="009B5452"/>
    <w:rsid w:val="009B5D86"/>
    <w:rsid w:val="009B73C6"/>
    <w:rsid w:val="009B7433"/>
    <w:rsid w:val="009B791B"/>
    <w:rsid w:val="009C0902"/>
    <w:rsid w:val="009C184D"/>
    <w:rsid w:val="009C18B9"/>
    <w:rsid w:val="009C1945"/>
    <w:rsid w:val="009C19B0"/>
    <w:rsid w:val="009C1E84"/>
    <w:rsid w:val="009C1FE1"/>
    <w:rsid w:val="009C30B5"/>
    <w:rsid w:val="009C3436"/>
    <w:rsid w:val="009C3B1C"/>
    <w:rsid w:val="009C3CE8"/>
    <w:rsid w:val="009C3F7A"/>
    <w:rsid w:val="009C3FF8"/>
    <w:rsid w:val="009C4825"/>
    <w:rsid w:val="009C5442"/>
    <w:rsid w:val="009C567E"/>
    <w:rsid w:val="009C608B"/>
    <w:rsid w:val="009C6E86"/>
    <w:rsid w:val="009D06A1"/>
    <w:rsid w:val="009D06EE"/>
    <w:rsid w:val="009D2078"/>
    <w:rsid w:val="009D230D"/>
    <w:rsid w:val="009D28CE"/>
    <w:rsid w:val="009D2946"/>
    <w:rsid w:val="009D2CC3"/>
    <w:rsid w:val="009D2E27"/>
    <w:rsid w:val="009D38FC"/>
    <w:rsid w:val="009D3D7F"/>
    <w:rsid w:val="009D4319"/>
    <w:rsid w:val="009D4A11"/>
    <w:rsid w:val="009D4B94"/>
    <w:rsid w:val="009D4E44"/>
    <w:rsid w:val="009D5150"/>
    <w:rsid w:val="009D570B"/>
    <w:rsid w:val="009D5ED6"/>
    <w:rsid w:val="009D607C"/>
    <w:rsid w:val="009D661D"/>
    <w:rsid w:val="009D6E8A"/>
    <w:rsid w:val="009D7291"/>
    <w:rsid w:val="009E0716"/>
    <w:rsid w:val="009E1D22"/>
    <w:rsid w:val="009E297C"/>
    <w:rsid w:val="009E3617"/>
    <w:rsid w:val="009E3743"/>
    <w:rsid w:val="009E3890"/>
    <w:rsid w:val="009E3E14"/>
    <w:rsid w:val="009E447B"/>
    <w:rsid w:val="009E4757"/>
    <w:rsid w:val="009E4D95"/>
    <w:rsid w:val="009E4F46"/>
    <w:rsid w:val="009E5B57"/>
    <w:rsid w:val="009E5F37"/>
    <w:rsid w:val="009E6BF9"/>
    <w:rsid w:val="009E74DF"/>
    <w:rsid w:val="009E765B"/>
    <w:rsid w:val="009F0E35"/>
    <w:rsid w:val="009F158D"/>
    <w:rsid w:val="009F3617"/>
    <w:rsid w:val="009F3E59"/>
    <w:rsid w:val="009F3FE7"/>
    <w:rsid w:val="009F4395"/>
    <w:rsid w:val="009F58AB"/>
    <w:rsid w:val="009F6BAA"/>
    <w:rsid w:val="009F6D95"/>
    <w:rsid w:val="009F7D97"/>
    <w:rsid w:val="00A00114"/>
    <w:rsid w:val="00A00208"/>
    <w:rsid w:val="00A01013"/>
    <w:rsid w:val="00A013E6"/>
    <w:rsid w:val="00A01492"/>
    <w:rsid w:val="00A02967"/>
    <w:rsid w:val="00A0392D"/>
    <w:rsid w:val="00A04164"/>
    <w:rsid w:val="00A04326"/>
    <w:rsid w:val="00A04CAF"/>
    <w:rsid w:val="00A05074"/>
    <w:rsid w:val="00A05A91"/>
    <w:rsid w:val="00A07513"/>
    <w:rsid w:val="00A07575"/>
    <w:rsid w:val="00A10D6A"/>
    <w:rsid w:val="00A10F9B"/>
    <w:rsid w:val="00A1132F"/>
    <w:rsid w:val="00A12474"/>
    <w:rsid w:val="00A1279C"/>
    <w:rsid w:val="00A12A13"/>
    <w:rsid w:val="00A13358"/>
    <w:rsid w:val="00A13708"/>
    <w:rsid w:val="00A13BDE"/>
    <w:rsid w:val="00A13F41"/>
    <w:rsid w:val="00A14A8C"/>
    <w:rsid w:val="00A15963"/>
    <w:rsid w:val="00A16029"/>
    <w:rsid w:val="00A16ACF"/>
    <w:rsid w:val="00A173DB"/>
    <w:rsid w:val="00A178D0"/>
    <w:rsid w:val="00A17F0C"/>
    <w:rsid w:val="00A21A1D"/>
    <w:rsid w:val="00A22D93"/>
    <w:rsid w:val="00A231C4"/>
    <w:rsid w:val="00A237AE"/>
    <w:rsid w:val="00A23BD1"/>
    <w:rsid w:val="00A24A1F"/>
    <w:rsid w:val="00A24C5D"/>
    <w:rsid w:val="00A2519E"/>
    <w:rsid w:val="00A255C9"/>
    <w:rsid w:val="00A26C24"/>
    <w:rsid w:val="00A30619"/>
    <w:rsid w:val="00A3087C"/>
    <w:rsid w:val="00A3097A"/>
    <w:rsid w:val="00A312B0"/>
    <w:rsid w:val="00A320B2"/>
    <w:rsid w:val="00A32799"/>
    <w:rsid w:val="00A3365A"/>
    <w:rsid w:val="00A33BA4"/>
    <w:rsid w:val="00A34ACB"/>
    <w:rsid w:val="00A3503F"/>
    <w:rsid w:val="00A35A3D"/>
    <w:rsid w:val="00A35F80"/>
    <w:rsid w:val="00A36624"/>
    <w:rsid w:val="00A37A91"/>
    <w:rsid w:val="00A40001"/>
    <w:rsid w:val="00A40B10"/>
    <w:rsid w:val="00A40CC9"/>
    <w:rsid w:val="00A417D0"/>
    <w:rsid w:val="00A41AE7"/>
    <w:rsid w:val="00A42A76"/>
    <w:rsid w:val="00A42B61"/>
    <w:rsid w:val="00A43325"/>
    <w:rsid w:val="00A43A4C"/>
    <w:rsid w:val="00A43BDA"/>
    <w:rsid w:val="00A4447B"/>
    <w:rsid w:val="00A44825"/>
    <w:rsid w:val="00A45335"/>
    <w:rsid w:val="00A4544B"/>
    <w:rsid w:val="00A4652C"/>
    <w:rsid w:val="00A46699"/>
    <w:rsid w:val="00A471B1"/>
    <w:rsid w:val="00A47876"/>
    <w:rsid w:val="00A51367"/>
    <w:rsid w:val="00A51580"/>
    <w:rsid w:val="00A51839"/>
    <w:rsid w:val="00A51B8A"/>
    <w:rsid w:val="00A51D63"/>
    <w:rsid w:val="00A52120"/>
    <w:rsid w:val="00A528CE"/>
    <w:rsid w:val="00A54593"/>
    <w:rsid w:val="00A5496D"/>
    <w:rsid w:val="00A579C0"/>
    <w:rsid w:val="00A57AA3"/>
    <w:rsid w:val="00A60263"/>
    <w:rsid w:val="00A60A5A"/>
    <w:rsid w:val="00A61799"/>
    <w:rsid w:val="00A62141"/>
    <w:rsid w:val="00A62DD1"/>
    <w:rsid w:val="00A62DD3"/>
    <w:rsid w:val="00A62DF1"/>
    <w:rsid w:val="00A63732"/>
    <w:rsid w:val="00A63AC3"/>
    <w:rsid w:val="00A64654"/>
    <w:rsid w:val="00A64884"/>
    <w:rsid w:val="00A64B23"/>
    <w:rsid w:val="00A64E1B"/>
    <w:rsid w:val="00A6587A"/>
    <w:rsid w:val="00A6639B"/>
    <w:rsid w:val="00A66446"/>
    <w:rsid w:val="00A66527"/>
    <w:rsid w:val="00A66D69"/>
    <w:rsid w:val="00A66F52"/>
    <w:rsid w:val="00A66F5B"/>
    <w:rsid w:val="00A67189"/>
    <w:rsid w:val="00A6777E"/>
    <w:rsid w:val="00A67F3F"/>
    <w:rsid w:val="00A7049C"/>
    <w:rsid w:val="00A70AD2"/>
    <w:rsid w:val="00A70B42"/>
    <w:rsid w:val="00A71854"/>
    <w:rsid w:val="00A72766"/>
    <w:rsid w:val="00A7410C"/>
    <w:rsid w:val="00A74619"/>
    <w:rsid w:val="00A756CD"/>
    <w:rsid w:val="00A763B5"/>
    <w:rsid w:val="00A76C07"/>
    <w:rsid w:val="00A77753"/>
    <w:rsid w:val="00A77D7D"/>
    <w:rsid w:val="00A8021B"/>
    <w:rsid w:val="00A80DCE"/>
    <w:rsid w:val="00A81789"/>
    <w:rsid w:val="00A81C94"/>
    <w:rsid w:val="00A82346"/>
    <w:rsid w:val="00A82376"/>
    <w:rsid w:val="00A823DB"/>
    <w:rsid w:val="00A82E6E"/>
    <w:rsid w:val="00A836A6"/>
    <w:rsid w:val="00A84018"/>
    <w:rsid w:val="00A85488"/>
    <w:rsid w:val="00A861DA"/>
    <w:rsid w:val="00A90BE8"/>
    <w:rsid w:val="00A91193"/>
    <w:rsid w:val="00A912AF"/>
    <w:rsid w:val="00A9142F"/>
    <w:rsid w:val="00A91CD4"/>
    <w:rsid w:val="00A92096"/>
    <w:rsid w:val="00A93517"/>
    <w:rsid w:val="00A939A9"/>
    <w:rsid w:val="00A93A6A"/>
    <w:rsid w:val="00A94556"/>
    <w:rsid w:val="00A94D5B"/>
    <w:rsid w:val="00A95504"/>
    <w:rsid w:val="00A95593"/>
    <w:rsid w:val="00A9614E"/>
    <w:rsid w:val="00A967DC"/>
    <w:rsid w:val="00AA0E26"/>
    <w:rsid w:val="00AA137F"/>
    <w:rsid w:val="00AA21D7"/>
    <w:rsid w:val="00AA2F04"/>
    <w:rsid w:val="00AA36D3"/>
    <w:rsid w:val="00AA4385"/>
    <w:rsid w:val="00AA5EF8"/>
    <w:rsid w:val="00AA6366"/>
    <w:rsid w:val="00AA6D51"/>
    <w:rsid w:val="00AA7437"/>
    <w:rsid w:val="00AA7796"/>
    <w:rsid w:val="00AB01FD"/>
    <w:rsid w:val="00AB0474"/>
    <w:rsid w:val="00AB07CB"/>
    <w:rsid w:val="00AB1266"/>
    <w:rsid w:val="00AB12FA"/>
    <w:rsid w:val="00AB2178"/>
    <w:rsid w:val="00AB2388"/>
    <w:rsid w:val="00AB36C4"/>
    <w:rsid w:val="00AB3868"/>
    <w:rsid w:val="00AB389C"/>
    <w:rsid w:val="00AB3D33"/>
    <w:rsid w:val="00AB45E8"/>
    <w:rsid w:val="00AB47AA"/>
    <w:rsid w:val="00AB4E15"/>
    <w:rsid w:val="00AB5873"/>
    <w:rsid w:val="00AB6B19"/>
    <w:rsid w:val="00AB7033"/>
    <w:rsid w:val="00AB70AE"/>
    <w:rsid w:val="00AB78AE"/>
    <w:rsid w:val="00AC1495"/>
    <w:rsid w:val="00AC14A0"/>
    <w:rsid w:val="00AC1560"/>
    <w:rsid w:val="00AC18E8"/>
    <w:rsid w:val="00AC1975"/>
    <w:rsid w:val="00AC2650"/>
    <w:rsid w:val="00AC34FA"/>
    <w:rsid w:val="00AC39A6"/>
    <w:rsid w:val="00AC463E"/>
    <w:rsid w:val="00AC543E"/>
    <w:rsid w:val="00AC57A4"/>
    <w:rsid w:val="00AC77A8"/>
    <w:rsid w:val="00AC79DE"/>
    <w:rsid w:val="00AD035C"/>
    <w:rsid w:val="00AD0A3F"/>
    <w:rsid w:val="00AD0A6D"/>
    <w:rsid w:val="00AD2575"/>
    <w:rsid w:val="00AD2E17"/>
    <w:rsid w:val="00AD3172"/>
    <w:rsid w:val="00AD4F78"/>
    <w:rsid w:val="00AD5800"/>
    <w:rsid w:val="00AD5C8B"/>
    <w:rsid w:val="00AD605F"/>
    <w:rsid w:val="00AD6479"/>
    <w:rsid w:val="00AD6AF5"/>
    <w:rsid w:val="00AD7C38"/>
    <w:rsid w:val="00AD7CC7"/>
    <w:rsid w:val="00AD7F33"/>
    <w:rsid w:val="00AE01E8"/>
    <w:rsid w:val="00AE0BFB"/>
    <w:rsid w:val="00AE2043"/>
    <w:rsid w:val="00AE2D5A"/>
    <w:rsid w:val="00AE3798"/>
    <w:rsid w:val="00AE48FB"/>
    <w:rsid w:val="00AE51C6"/>
    <w:rsid w:val="00AE665A"/>
    <w:rsid w:val="00AE673B"/>
    <w:rsid w:val="00AE6E11"/>
    <w:rsid w:val="00AE72A8"/>
    <w:rsid w:val="00AE72E4"/>
    <w:rsid w:val="00AE794F"/>
    <w:rsid w:val="00AE7A74"/>
    <w:rsid w:val="00AE7E99"/>
    <w:rsid w:val="00AF0543"/>
    <w:rsid w:val="00AF2044"/>
    <w:rsid w:val="00AF49A0"/>
    <w:rsid w:val="00AF539F"/>
    <w:rsid w:val="00AF5B15"/>
    <w:rsid w:val="00AF78AC"/>
    <w:rsid w:val="00B0001D"/>
    <w:rsid w:val="00B000D9"/>
    <w:rsid w:val="00B003F5"/>
    <w:rsid w:val="00B00606"/>
    <w:rsid w:val="00B012F3"/>
    <w:rsid w:val="00B015AD"/>
    <w:rsid w:val="00B03037"/>
    <w:rsid w:val="00B03680"/>
    <w:rsid w:val="00B042F1"/>
    <w:rsid w:val="00B0459E"/>
    <w:rsid w:val="00B04C8A"/>
    <w:rsid w:val="00B05A5F"/>
    <w:rsid w:val="00B063C6"/>
    <w:rsid w:val="00B0643C"/>
    <w:rsid w:val="00B06C14"/>
    <w:rsid w:val="00B070CB"/>
    <w:rsid w:val="00B07B39"/>
    <w:rsid w:val="00B10280"/>
    <w:rsid w:val="00B10830"/>
    <w:rsid w:val="00B11228"/>
    <w:rsid w:val="00B1198B"/>
    <w:rsid w:val="00B132F0"/>
    <w:rsid w:val="00B13ABC"/>
    <w:rsid w:val="00B14F53"/>
    <w:rsid w:val="00B161D1"/>
    <w:rsid w:val="00B1691A"/>
    <w:rsid w:val="00B169E9"/>
    <w:rsid w:val="00B16B18"/>
    <w:rsid w:val="00B1787D"/>
    <w:rsid w:val="00B20B36"/>
    <w:rsid w:val="00B212F9"/>
    <w:rsid w:val="00B21580"/>
    <w:rsid w:val="00B2180D"/>
    <w:rsid w:val="00B21D70"/>
    <w:rsid w:val="00B22A42"/>
    <w:rsid w:val="00B23559"/>
    <w:rsid w:val="00B23A4E"/>
    <w:rsid w:val="00B23AC5"/>
    <w:rsid w:val="00B243A5"/>
    <w:rsid w:val="00B24484"/>
    <w:rsid w:val="00B251FD"/>
    <w:rsid w:val="00B2536D"/>
    <w:rsid w:val="00B25A48"/>
    <w:rsid w:val="00B25D25"/>
    <w:rsid w:val="00B261FE"/>
    <w:rsid w:val="00B27225"/>
    <w:rsid w:val="00B272CA"/>
    <w:rsid w:val="00B305E7"/>
    <w:rsid w:val="00B30AEC"/>
    <w:rsid w:val="00B3151D"/>
    <w:rsid w:val="00B31A57"/>
    <w:rsid w:val="00B324B5"/>
    <w:rsid w:val="00B329F8"/>
    <w:rsid w:val="00B33519"/>
    <w:rsid w:val="00B33664"/>
    <w:rsid w:val="00B35093"/>
    <w:rsid w:val="00B35D8A"/>
    <w:rsid w:val="00B35E15"/>
    <w:rsid w:val="00B366F8"/>
    <w:rsid w:val="00B36BB2"/>
    <w:rsid w:val="00B405C7"/>
    <w:rsid w:val="00B4137A"/>
    <w:rsid w:val="00B43189"/>
    <w:rsid w:val="00B43423"/>
    <w:rsid w:val="00B43749"/>
    <w:rsid w:val="00B440DC"/>
    <w:rsid w:val="00B44154"/>
    <w:rsid w:val="00B44BE6"/>
    <w:rsid w:val="00B4549C"/>
    <w:rsid w:val="00B458D2"/>
    <w:rsid w:val="00B45C57"/>
    <w:rsid w:val="00B45C6A"/>
    <w:rsid w:val="00B461DE"/>
    <w:rsid w:val="00B470FE"/>
    <w:rsid w:val="00B47215"/>
    <w:rsid w:val="00B47BD2"/>
    <w:rsid w:val="00B50081"/>
    <w:rsid w:val="00B5070D"/>
    <w:rsid w:val="00B50C76"/>
    <w:rsid w:val="00B5135D"/>
    <w:rsid w:val="00B51C11"/>
    <w:rsid w:val="00B531D6"/>
    <w:rsid w:val="00B538F9"/>
    <w:rsid w:val="00B54065"/>
    <w:rsid w:val="00B54F23"/>
    <w:rsid w:val="00B5504D"/>
    <w:rsid w:val="00B551AE"/>
    <w:rsid w:val="00B55886"/>
    <w:rsid w:val="00B55B18"/>
    <w:rsid w:val="00B56667"/>
    <w:rsid w:val="00B5750A"/>
    <w:rsid w:val="00B578F5"/>
    <w:rsid w:val="00B60527"/>
    <w:rsid w:val="00B6093E"/>
    <w:rsid w:val="00B614FF"/>
    <w:rsid w:val="00B61594"/>
    <w:rsid w:val="00B6394F"/>
    <w:rsid w:val="00B64732"/>
    <w:rsid w:val="00B65657"/>
    <w:rsid w:val="00B6601F"/>
    <w:rsid w:val="00B6628F"/>
    <w:rsid w:val="00B66889"/>
    <w:rsid w:val="00B66C2A"/>
    <w:rsid w:val="00B67112"/>
    <w:rsid w:val="00B673AC"/>
    <w:rsid w:val="00B67826"/>
    <w:rsid w:val="00B679A7"/>
    <w:rsid w:val="00B67A69"/>
    <w:rsid w:val="00B67C65"/>
    <w:rsid w:val="00B70C9C"/>
    <w:rsid w:val="00B70DF4"/>
    <w:rsid w:val="00B7143E"/>
    <w:rsid w:val="00B72177"/>
    <w:rsid w:val="00B740D0"/>
    <w:rsid w:val="00B7527D"/>
    <w:rsid w:val="00B76289"/>
    <w:rsid w:val="00B77B39"/>
    <w:rsid w:val="00B800C2"/>
    <w:rsid w:val="00B80249"/>
    <w:rsid w:val="00B808DD"/>
    <w:rsid w:val="00B81998"/>
    <w:rsid w:val="00B82767"/>
    <w:rsid w:val="00B835DE"/>
    <w:rsid w:val="00B8361F"/>
    <w:rsid w:val="00B83DE1"/>
    <w:rsid w:val="00B84240"/>
    <w:rsid w:val="00B8439E"/>
    <w:rsid w:val="00B844B6"/>
    <w:rsid w:val="00B84AF2"/>
    <w:rsid w:val="00B860D4"/>
    <w:rsid w:val="00B865D5"/>
    <w:rsid w:val="00B86AA6"/>
    <w:rsid w:val="00B90661"/>
    <w:rsid w:val="00B90FA3"/>
    <w:rsid w:val="00B9165D"/>
    <w:rsid w:val="00B916A0"/>
    <w:rsid w:val="00B91EA0"/>
    <w:rsid w:val="00B9286D"/>
    <w:rsid w:val="00B93028"/>
    <w:rsid w:val="00B93694"/>
    <w:rsid w:val="00B938C7"/>
    <w:rsid w:val="00B93A69"/>
    <w:rsid w:val="00B940C1"/>
    <w:rsid w:val="00B94A4E"/>
    <w:rsid w:val="00B952E6"/>
    <w:rsid w:val="00B95926"/>
    <w:rsid w:val="00B95C40"/>
    <w:rsid w:val="00B95C57"/>
    <w:rsid w:val="00B95D06"/>
    <w:rsid w:val="00B95D4A"/>
    <w:rsid w:val="00B95F48"/>
    <w:rsid w:val="00B97C24"/>
    <w:rsid w:val="00BA1A61"/>
    <w:rsid w:val="00BA20F2"/>
    <w:rsid w:val="00BA3754"/>
    <w:rsid w:val="00BA5009"/>
    <w:rsid w:val="00BA617E"/>
    <w:rsid w:val="00BA64A5"/>
    <w:rsid w:val="00BA6C76"/>
    <w:rsid w:val="00BA6D3D"/>
    <w:rsid w:val="00BA73A7"/>
    <w:rsid w:val="00BA772C"/>
    <w:rsid w:val="00BA7869"/>
    <w:rsid w:val="00BA7F1E"/>
    <w:rsid w:val="00BB0727"/>
    <w:rsid w:val="00BB1187"/>
    <w:rsid w:val="00BB20DB"/>
    <w:rsid w:val="00BB227E"/>
    <w:rsid w:val="00BB2434"/>
    <w:rsid w:val="00BB2B12"/>
    <w:rsid w:val="00BB2F08"/>
    <w:rsid w:val="00BB3974"/>
    <w:rsid w:val="00BB3BAD"/>
    <w:rsid w:val="00BB4038"/>
    <w:rsid w:val="00BB41CF"/>
    <w:rsid w:val="00BB48D5"/>
    <w:rsid w:val="00BB4E2A"/>
    <w:rsid w:val="00BB530A"/>
    <w:rsid w:val="00BB55C8"/>
    <w:rsid w:val="00BB7193"/>
    <w:rsid w:val="00BC024A"/>
    <w:rsid w:val="00BC04BB"/>
    <w:rsid w:val="00BC1CBB"/>
    <w:rsid w:val="00BC2DE1"/>
    <w:rsid w:val="00BC371D"/>
    <w:rsid w:val="00BC38EE"/>
    <w:rsid w:val="00BC40CD"/>
    <w:rsid w:val="00BC5632"/>
    <w:rsid w:val="00BC57AE"/>
    <w:rsid w:val="00BC62C6"/>
    <w:rsid w:val="00BC654C"/>
    <w:rsid w:val="00BC6CEF"/>
    <w:rsid w:val="00BC71B4"/>
    <w:rsid w:val="00BC76CF"/>
    <w:rsid w:val="00BD0C12"/>
    <w:rsid w:val="00BD1B94"/>
    <w:rsid w:val="00BD1E10"/>
    <w:rsid w:val="00BD1E2F"/>
    <w:rsid w:val="00BD217B"/>
    <w:rsid w:val="00BD43DD"/>
    <w:rsid w:val="00BD4658"/>
    <w:rsid w:val="00BD4690"/>
    <w:rsid w:val="00BD492D"/>
    <w:rsid w:val="00BD4F66"/>
    <w:rsid w:val="00BD539E"/>
    <w:rsid w:val="00BD6FBF"/>
    <w:rsid w:val="00BE012C"/>
    <w:rsid w:val="00BE07E9"/>
    <w:rsid w:val="00BE1603"/>
    <w:rsid w:val="00BE1C47"/>
    <w:rsid w:val="00BE2E00"/>
    <w:rsid w:val="00BE3094"/>
    <w:rsid w:val="00BE4B80"/>
    <w:rsid w:val="00BE5550"/>
    <w:rsid w:val="00BE5D56"/>
    <w:rsid w:val="00BF09AD"/>
    <w:rsid w:val="00BF16D3"/>
    <w:rsid w:val="00BF204D"/>
    <w:rsid w:val="00BF2A12"/>
    <w:rsid w:val="00BF35C3"/>
    <w:rsid w:val="00BF3B92"/>
    <w:rsid w:val="00BF41A6"/>
    <w:rsid w:val="00BF4AB9"/>
    <w:rsid w:val="00BF5292"/>
    <w:rsid w:val="00BF54A9"/>
    <w:rsid w:val="00BF5A31"/>
    <w:rsid w:val="00BF5F2A"/>
    <w:rsid w:val="00BF60B9"/>
    <w:rsid w:val="00BF66F3"/>
    <w:rsid w:val="00BF7172"/>
    <w:rsid w:val="00BF71CF"/>
    <w:rsid w:val="00BF7416"/>
    <w:rsid w:val="00BF7604"/>
    <w:rsid w:val="00BF76F6"/>
    <w:rsid w:val="00C000C0"/>
    <w:rsid w:val="00C00598"/>
    <w:rsid w:val="00C00A6F"/>
    <w:rsid w:val="00C01DE1"/>
    <w:rsid w:val="00C047E8"/>
    <w:rsid w:val="00C0497F"/>
    <w:rsid w:val="00C053CD"/>
    <w:rsid w:val="00C065A1"/>
    <w:rsid w:val="00C1028C"/>
    <w:rsid w:val="00C10308"/>
    <w:rsid w:val="00C10946"/>
    <w:rsid w:val="00C10F36"/>
    <w:rsid w:val="00C1146E"/>
    <w:rsid w:val="00C12B97"/>
    <w:rsid w:val="00C1387F"/>
    <w:rsid w:val="00C144FB"/>
    <w:rsid w:val="00C1553C"/>
    <w:rsid w:val="00C1592E"/>
    <w:rsid w:val="00C15A86"/>
    <w:rsid w:val="00C15C0E"/>
    <w:rsid w:val="00C174C4"/>
    <w:rsid w:val="00C17BA7"/>
    <w:rsid w:val="00C2005F"/>
    <w:rsid w:val="00C21A34"/>
    <w:rsid w:val="00C22537"/>
    <w:rsid w:val="00C23CAB"/>
    <w:rsid w:val="00C24F3E"/>
    <w:rsid w:val="00C253E1"/>
    <w:rsid w:val="00C25BE1"/>
    <w:rsid w:val="00C2700D"/>
    <w:rsid w:val="00C279AE"/>
    <w:rsid w:val="00C27EF5"/>
    <w:rsid w:val="00C27FCB"/>
    <w:rsid w:val="00C30DEC"/>
    <w:rsid w:val="00C30EDE"/>
    <w:rsid w:val="00C30F02"/>
    <w:rsid w:val="00C315F5"/>
    <w:rsid w:val="00C31804"/>
    <w:rsid w:val="00C31A31"/>
    <w:rsid w:val="00C339D3"/>
    <w:rsid w:val="00C33EC3"/>
    <w:rsid w:val="00C35505"/>
    <w:rsid w:val="00C35605"/>
    <w:rsid w:val="00C36022"/>
    <w:rsid w:val="00C368BA"/>
    <w:rsid w:val="00C36F23"/>
    <w:rsid w:val="00C3748B"/>
    <w:rsid w:val="00C40564"/>
    <w:rsid w:val="00C408F2"/>
    <w:rsid w:val="00C409C2"/>
    <w:rsid w:val="00C40F9E"/>
    <w:rsid w:val="00C41A25"/>
    <w:rsid w:val="00C41B3C"/>
    <w:rsid w:val="00C420A7"/>
    <w:rsid w:val="00C42B2B"/>
    <w:rsid w:val="00C42F82"/>
    <w:rsid w:val="00C43E4C"/>
    <w:rsid w:val="00C4528E"/>
    <w:rsid w:val="00C45A4D"/>
    <w:rsid w:val="00C45B46"/>
    <w:rsid w:val="00C45D62"/>
    <w:rsid w:val="00C4620A"/>
    <w:rsid w:val="00C47333"/>
    <w:rsid w:val="00C47F58"/>
    <w:rsid w:val="00C50DE6"/>
    <w:rsid w:val="00C511B4"/>
    <w:rsid w:val="00C515CC"/>
    <w:rsid w:val="00C51AF7"/>
    <w:rsid w:val="00C54DCE"/>
    <w:rsid w:val="00C55049"/>
    <w:rsid w:val="00C55182"/>
    <w:rsid w:val="00C552F9"/>
    <w:rsid w:val="00C566DF"/>
    <w:rsid w:val="00C56DBC"/>
    <w:rsid w:val="00C576DA"/>
    <w:rsid w:val="00C57923"/>
    <w:rsid w:val="00C57E05"/>
    <w:rsid w:val="00C60C9F"/>
    <w:rsid w:val="00C61E13"/>
    <w:rsid w:val="00C61F68"/>
    <w:rsid w:val="00C630C7"/>
    <w:rsid w:val="00C64868"/>
    <w:rsid w:val="00C64979"/>
    <w:rsid w:val="00C651B1"/>
    <w:rsid w:val="00C65601"/>
    <w:rsid w:val="00C6578C"/>
    <w:rsid w:val="00C658A3"/>
    <w:rsid w:val="00C65DBA"/>
    <w:rsid w:val="00C66EAA"/>
    <w:rsid w:val="00C67512"/>
    <w:rsid w:val="00C676AC"/>
    <w:rsid w:val="00C703CF"/>
    <w:rsid w:val="00C70F90"/>
    <w:rsid w:val="00C7127A"/>
    <w:rsid w:val="00C71CAE"/>
    <w:rsid w:val="00C71FE5"/>
    <w:rsid w:val="00C72781"/>
    <w:rsid w:val="00C72FE9"/>
    <w:rsid w:val="00C737DF"/>
    <w:rsid w:val="00C73EDA"/>
    <w:rsid w:val="00C74995"/>
    <w:rsid w:val="00C74D9D"/>
    <w:rsid w:val="00C7605C"/>
    <w:rsid w:val="00C76779"/>
    <w:rsid w:val="00C76FB5"/>
    <w:rsid w:val="00C81621"/>
    <w:rsid w:val="00C8204C"/>
    <w:rsid w:val="00C83220"/>
    <w:rsid w:val="00C83B62"/>
    <w:rsid w:val="00C840B9"/>
    <w:rsid w:val="00C8416F"/>
    <w:rsid w:val="00C84B6C"/>
    <w:rsid w:val="00C84C5E"/>
    <w:rsid w:val="00C84DF7"/>
    <w:rsid w:val="00C854EF"/>
    <w:rsid w:val="00C85E17"/>
    <w:rsid w:val="00C8630B"/>
    <w:rsid w:val="00C86619"/>
    <w:rsid w:val="00C86AB8"/>
    <w:rsid w:val="00C878D7"/>
    <w:rsid w:val="00C87DCB"/>
    <w:rsid w:val="00C900CD"/>
    <w:rsid w:val="00C90610"/>
    <w:rsid w:val="00C9107F"/>
    <w:rsid w:val="00C91C24"/>
    <w:rsid w:val="00C91D7B"/>
    <w:rsid w:val="00C94582"/>
    <w:rsid w:val="00C95BA3"/>
    <w:rsid w:val="00C96DF1"/>
    <w:rsid w:val="00C97D0E"/>
    <w:rsid w:val="00C97EB2"/>
    <w:rsid w:val="00CA08E2"/>
    <w:rsid w:val="00CA0D28"/>
    <w:rsid w:val="00CA1B2B"/>
    <w:rsid w:val="00CA25A3"/>
    <w:rsid w:val="00CA30F4"/>
    <w:rsid w:val="00CA38AC"/>
    <w:rsid w:val="00CA3E98"/>
    <w:rsid w:val="00CA3F4B"/>
    <w:rsid w:val="00CA54EB"/>
    <w:rsid w:val="00CA58ED"/>
    <w:rsid w:val="00CA5A04"/>
    <w:rsid w:val="00CA5F08"/>
    <w:rsid w:val="00CA605B"/>
    <w:rsid w:val="00CA6A44"/>
    <w:rsid w:val="00CA74A6"/>
    <w:rsid w:val="00CA74B3"/>
    <w:rsid w:val="00CA7BA7"/>
    <w:rsid w:val="00CB1F78"/>
    <w:rsid w:val="00CB2B40"/>
    <w:rsid w:val="00CB440C"/>
    <w:rsid w:val="00CB4DD1"/>
    <w:rsid w:val="00CB5974"/>
    <w:rsid w:val="00CB5E5D"/>
    <w:rsid w:val="00CB6368"/>
    <w:rsid w:val="00CB6510"/>
    <w:rsid w:val="00CB6675"/>
    <w:rsid w:val="00CB7035"/>
    <w:rsid w:val="00CB787B"/>
    <w:rsid w:val="00CB792D"/>
    <w:rsid w:val="00CB7DEC"/>
    <w:rsid w:val="00CC00EE"/>
    <w:rsid w:val="00CC0BF6"/>
    <w:rsid w:val="00CC1582"/>
    <w:rsid w:val="00CC2A57"/>
    <w:rsid w:val="00CC2AC6"/>
    <w:rsid w:val="00CC3D35"/>
    <w:rsid w:val="00CC458A"/>
    <w:rsid w:val="00CC4AB7"/>
    <w:rsid w:val="00CC5361"/>
    <w:rsid w:val="00CC54AC"/>
    <w:rsid w:val="00CC55E5"/>
    <w:rsid w:val="00CC568E"/>
    <w:rsid w:val="00CC5F6B"/>
    <w:rsid w:val="00CC69F0"/>
    <w:rsid w:val="00CC7254"/>
    <w:rsid w:val="00CD012B"/>
    <w:rsid w:val="00CD04ED"/>
    <w:rsid w:val="00CD285D"/>
    <w:rsid w:val="00CD2AE0"/>
    <w:rsid w:val="00CD3127"/>
    <w:rsid w:val="00CD3480"/>
    <w:rsid w:val="00CD44AC"/>
    <w:rsid w:val="00CD48AD"/>
    <w:rsid w:val="00CD5607"/>
    <w:rsid w:val="00CD5A0D"/>
    <w:rsid w:val="00CD7D0B"/>
    <w:rsid w:val="00CE0061"/>
    <w:rsid w:val="00CE017F"/>
    <w:rsid w:val="00CE0418"/>
    <w:rsid w:val="00CE0984"/>
    <w:rsid w:val="00CE10C9"/>
    <w:rsid w:val="00CE1674"/>
    <w:rsid w:val="00CE1AA9"/>
    <w:rsid w:val="00CE24A4"/>
    <w:rsid w:val="00CE36F1"/>
    <w:rsid w:val="00CE4972"/>
    <w:rsid w:val="00CE5A46"/>
    <w:rsid w:val="00CE6813"/>
    <w:rsid w:val="00CE6B77"/>
    <w:rsid w:val="00CF083F"/>
    <w:rsid w:val="00CF16FA"/>
    <w:rsid w:val="00CF2A59"/>
    <w:rsid w:val="00CF3BE5"/>
    <w:rsid w:val="00CF55D3"/>
    <w:rsid w:val="00CF6E49"/>
    <w:rsid w:val="00CF74C4"/>
    <w:rsid w:val="00CF74F8"/>
    <w:rsid w:val="00CF7D87"/>
    <w:rsid w:val="00D00310"/>
    <w:rsid w:val="00D0046D"/>
    <w:rsid w:val="00D00E6B"/>
    <w:rsid w:val="00D01C9B"/>
    <w:rsid w:val="00D01F73"/>
    <w:rsid w:val="00D023FD"/>
    <w:rsid w:val="00D02595"/>
    <w:rsid w:val="00D02F0A"/>
    <w:rsid w:val="00D03E92"/>
    <w:rsid w:val="00D04344"/>
    <w:rsid w:val="00D04871"/>
    <w:rsid w:val="00D0499B"/>
    <w:rsid w:val="00D054FA"/>
    <w:rsid w:val="00D05746"/>
    <w:rsid w:val="00D059D3"/>
    <w:rsid w:val="00D05B8A"/>
    <w:rsid w:val="00D068EB"/>
    <w:rsid w:val="00D06ADC"/>
    <w:rsid w:val="00D077A3"/>
    <w:rsid w:val="00D077E6"/>
    <w:rsid w:val="00D07C08"/>
    <w:rsid w:val="00D07E78"/>
    <w:rsid w:val="00D123A6"/>
    <w:rsid w:val="00D12698"/>
    <w:rsid w:val="00D12F27"/>
    <w:rsid w:val="00D13C52"/>
    <w:rsid w:val="00D148EF"/>
    <w:rsid w:val="00D15509"/>
    <w:rsid w:val="00D1629D"/>
    <w:rsid w:val="00D166B7"/>
    <w:rsid w:val="00D16B29"/>
    <w:rsid w:val="00D16F4F"/>
    <w:rsid w:val="00D174D6"/>
    <w:rsid w:val="00D17585"/>
    <w:rsid w:val="00D176E2"/>
    <w:rsid w:val="00D17DD4"/>
    <w:rsid w:val="00D20FD1"/>
    <w:rsid w:val="00D21235"/>
    <w:rsid w:val="00D217C6"/>
    <w:rsid w:val="00D21CE8"/>
    <w:rsid w:val="00D2205E"/>
    <w:rsid w:val="00D231FA"/>
    <w:rsid w:val="00D2387E"/>
    <w:rsid w:val="00D23EFD"/>
    <w:rsid w:val="00D247FC"/>
    <w:rsid w:val="00D24971"/>
    <w:rsid w:val="00D24CFB"/>
    <w:rsid w:val="00D2564A"/>
    <w:rsid w:val="00D256C9"/>
    <w:rsid w:val="00D25B5F"/>
    <w:rsid w:val="00D25BA5"/>
    <w:rsid w:val="00D26039"/>
    <w:rsid w:val="00D2614E"/>
    <w:rsid w:val="00D26426"/>
    <w:rsid w:val="00D278CE"/>
    <w:rsid w:val="00D301AA"/>
    <w:rsid w:val="00D304ED"/>
    <w:rsid w:val="00D30893"/>
    <w:rsid w:val="00D30AF7"/>
    <w:rsid w:val="00D30C40"/>
    <w:rsid w:val="00D31A59"/>
    <w:rsid w:val="00D329B9"/>
    <w:rsid w:val="00D32BF3"/>
    <w:rsid w:val="00D330D0"/>
    <w:rsid w:val="00D33384"/>
    <w:rsid w:val="00D33CAD"/>
    <w:rsid w:val="00D34092"/>
    <w:rsid w:val="00D34372"/>
    <w:rsid w:val="00D34D43"/>
    <w:rsid w:val="00D35573"/>
    <w:rsid w:val="00D35AD3"/>
    <w:rsid w:val="00D37774"/>
    <w:rsid w:val="00D403EE"/>
    <w:rsid w:val="00D40D72"/>
    <w:rsid w:val="00D40DD9"/>
    <w:rsid w:val="00D4155F"/>
    <w:rsid w:val="00D41EE9"/>
    <w:rsid w:val="00D44320"/>
    <w:rsid w:val="00D448C3"/>
    <w:rsid w:val="00D45084"/>
    <w:rsid w:val="00D45992"/>
    <w:rsid w:val="00D45A1C"/>
    <w:rsid w:val="00D45BED"/>
    <w:rsid w:val="00D45F74"/>
    <w:rsid w:val="00D462F5"/>
    <w:rsid w:val="00D4634C"/>
    <w:rsid w:val="00D46357"/>
    <w:rsid w:val="00D47027"/>
    <w:rsid w:val="00D476F7"/>
    <w:rsid w:val="00D5041C"/>
    <w:rsid w:val="00D50FD1"/>
    <w:rsid w:val="00D5172C"/>
    <w:rsid w:val="00D518C0"/>
    <w:rsid w:val="00D51E1A"/>
    <w:rsid w:val="00D526A4"/>
    <w:rsid w:val="00D532F4"/>
    <w:rsid w:val="00D53B48"/>
    <w:rsid w:val="00D53C69"/>
    <w:rsid w:val="00D559EE"/>
    <w:rsid w:val="00D55E40"/>
    <w:rsid w:val="00D564B6"/>
    <w:rsid w:val="00D567A4"/>
    <w:rsid w:val="00D56CEF"/>
    <w:rsid w:val="00D5758B"/>
    <w:rsid w:val="00D576FD"/>
    <w:rsid w:val="00D57D93"/>
    <w:rsid w:val="00D57F4C"/>
    <w:rsid w:val="00D57FD8"/>
    <w:rsid w:val="00D60FFC"/>
    <w:rsid w:val="00D6101D"/>
    <w:rsid w:val="00D620A6"/>
    <w:rsid w:val="00D6305E"/>
    <w:rsid w:val="00D63C69"/>
    <w:rsid w:val="00D64A51"/>
    <w:rsid w:val="00D64E61"/>
    <w:rsid w:val="00D64E97"/>
    <w:rsid w:val="00D65DC0"/>
    <w:rsid w:val="00D663A7"/>
    <w:rsid w:val="00D66699"/>
    <w:rsid w:val="00D666D4"/>
    <w:rsid w:val="00D67095"/>
    <w:rsid w:val="00D67317"/>
    <w:rsid w:val="00D6750B"/>
    <w:rsid w:val="00D67C26"/>
    <w:rsid w:val="00D67EFB"/>
    <w:rsid w:val="00D70F7E"/>
    <w:rsid w:val="00D714E0"/>
    <w:rsid w:val="00D71F59"/>
    <w:rsid w:val="00D72C64"/>
    <w:rsid w:val="00D72FFB"/>
    <w:rsid w:val="00D7384D"/>
    <w:rsid w:val="00D74566"/>
    <w:rsid w:val="00D747A9"/>
    <w:rsid w:val="00D7540F"/>
    <w:rsid w:val="00D75C60"/>
    <w:rsid w:val="00D75D5B"/>
    <w:rsid w:val="00D761CE"/>
    <w:rsid w:val="00D762E2"/>
    <w:rsid w:val="00D76629"/>
    <w:rsid w:val="00D76BB2"/>
    <w:rsid w:val="00D773A1"/>
    <w:rsid w:val="00D77650"/>
    <w:rsid w:val="00D77C82"/>
    <w:rsid w:val="00D804AE"/>
    <w:rsid w:val="00D80E63"/>
    <w:rsid w:val="00D81103"/>
    <w:rsid w:val="00D81A29"/>
    <w:rsid w:val="00D82976"/>
    <w:rsid w:val="00D82A47"/>
    <w:rsid w:val="00D82B5D"/>
    <w:rsid w:val="00D82E33"/>
    <w:rsid w:val="00D83073"/>
    <w:rsid w:val="00D831B6"/>
    <w:rsid w:val="00D83534"/>
    <w:rsid w:val="00D83EEA"/>
    <w:rsid w:val="00D83EFB"/>
    <w:rsid w:val="00D844FA"/>
    <w:rsid w:val="00D84825"/>
    <w:rsid w:val="00D84F99"/>
    <w:rsid w:val="00D8537D"/>
    <w:rsid w:val="00D86C21"/>
    <w:rsid w:val="00D86E62"/>
    <w:rsid w:val="00D87306"/>
    <w:rsid w:val="00D87F2D"/>
    <w:rsid w:val="00D91677"/>
    <w:rsid w:val="00D92635"/>
    <w:rsid w:val="00D928E2"/>
    <w:rsid w:val="00D930BA"/>
    <w:rsid w:val="00D93EB3"/>
    <w:rsid w:val="00D94391"/>
    <w:rsid w:val="00D959C2"/>
    <w:rsid w:val="00D97253"/>
    <w:rsid w:val="00D97695"/>
    <w:rsid w:val="00D97CC9"/>
    <w:rsid w:val="00DA01FC"/>
    <w:rsid w:val="00DA0FC4"/>
    <w:rsid w:val="00DA1E73"/>
    <w:rsid w:val="00DA2082"/>
    <w:rsid w:val="00DA22E5"/>
    <w:rsid w:val="00DA3A9A"/>
    <w:rsid w:val="00DA3CFE"/>
    <w:rsid w:val="00DA4300"/>
    <w:rsid w:val="00DA4F5E"/>
    <w:rsid w:val="00DA6327"/>
    <w:rsid w:val="00DA69C8"/>
    <w:rsid w:val="00DA6BFC"/>
    <w:rsid w:val="00DA72B7"/>
    <w:rsid w:val="00DA7AAA"/>
    <w:rsid w:val="00DA7FC1"/>
    <w:rsid w:val="00DB062B"/>
    <w:rsid w:val="00DB0855"/>
    <w:rsid w:val="00DB159C"/>
    <w:rsid w:val="00DB227E"/>
    <w:rsid w:val="00DB2E77"/>
    <w:rsid w:val="00DB3059"/>
    <w:rsid w:val="00DB3C48"/>
    <w:rsid w:val="00DB3F75"/>
    <w:rsid w:val="00DB4305"/>
    <w:rsid w:val="00DB57B8"/>
    <w:rsid w:val="00DB6228"/>
    <w:rsid w:val="00DB7A4D"/>
    <w:rsid w:val="00DC0124"/>
    <w:rsid w:val="00DC0496"/>
    <w:rsid w:val="00DC04F8"/>
    <w:rsid w:val="00DC143C"/>
    <w:rsid w:val="00DC1557"/>
    <w:rsid w:val="00DC1A67"/>
    <w:rsid w:val="00DC2B61"/>
    <w:rsid w:val="00DC2F6E"/>
    <w:rsid w:val="00DC305B"/>
    <w:rsid w:val="00DC39AC"/>
    <w:rsid w:val="00DC4F07"/>
    <w:rsid w:val="00DC5BCB"/>
    <w:rsid w:val="00DC6367"/>
    <w:rsid w:val="00DC6C49"/>
    <w:rsid w:val="00DC7EAD"/>
    <w:rsid w:val="00DD00B4"/>
    <w:rsid w:val="00DD13E7"/>
    <w:rsid w:val="00DD17BB"/>
    <w:rsid w:val="00DD252C"/>
    <w:rsid w:val="00DD2A70"/>
    <w:rsid w:val="00DD32BA"/>
    <w:rsid w:val="00DD348A"/>
    <w:rsid w:val="00DD3A15"/>
    <w:rsid w:val="00DD44F6"/>
    <w:rsid w:val="00DD45B6"/>
    <w:rsid w:val="00DD4ED2"/>
    <w:rsid w:val="00DD5570"/>
    <w:rsid w:val="00DD58E1"/>
    <w:rsid w:val="00DD5F8E"/>
    <w:rsid w:val="00DD69E9"/>
    <w:rsid w:val="00DD6E98"/>
    <w:rsid w:val="00DE0598"/>
    <w:rsid w:val="00DE09ED"/>
    <w:rsid w:val="00DE13E1"/>
    <w:rsid w:val="00DE1EA9"/>
    <w:rsid w:val="00DE27DD"/>
    <w:rsid w:val="00DE29CA"/>
    <w:rsid w:val="00DE2EA1"/>
    <w:rsid w:val="00DE2FF6"/>
    <w:rsid w:val="00DE33F4"/>
    <w:rsid w:val="00DE3B51"/>
    <w:rsid w:val="00DE4AF1"/>
    <w:rsid w:val="00DE56B5"/>
    <w:rsid w:val="00DE5A50"/>
    <w:rsid w:val="00DE5B2C"/>
    <w:rsid w:val="00DE5C95"/>
    <w:rsid w:val="00DE761A"/>
    <w:rsid w:val="00DF0754"/>
    <w:rsid w:val="00DF08F3"/>
    <w:rsid w:val="00DF105A"/>
    <w:rsid w:val="00DF1784"/>
    <w:rsid w:val="00DF229A"/>
    <w:rsid w:val="00DF35C6"/>
    <w:rsid w:val="00DF363A"/>
    <w:rsid w:val="00DF413B"/>
    <w:rsid w:val="00DF4AA1"/>
    <w:rsid w:val="00DF51CB"/>
    <w:rsid w:val="00DF5B42"/>
    <w:rsid w:val="00DF60A0"/>
    <w:rsid w:val="00DF675A"/>
    <w:rsid w:val="00DF6A51"/>
    <w:rsid w:val="00DF6BB8"/>
    <w:rsid w:val="00E00C85"/>
    <w:rsid w:val="00E01747"/>
    <w:rsid w:val="00E01EA9"/>
    <w:rsid w:val="00E02BE3"/>
    <w:rsid w:val="00E02CC9"/>
    <w:rsid w:val="00E03884"/>
    <w:rsid w:val="00E03921"/>
    <w:rsid w:val="00E040AA"/>
    <w:rsid w:val="00E040F0"/>
    <w:rsid w:val="00E04A08"/>
    <w:rsid w:val="00E04FDF"/>
    <w:rsid w:val="00E0566C"/>
    <w:rsid w:val="00E05782"/>
    <w:rsid w:val="00E0619C"/>
    <w:rsid w:val="00E064D8"/>
    <w:rsid w:val="00E068D9"/>
    <w:rsid w:val="00E06B50"/>
    <w:rsid w:val="00E06BB1"/>
    <w:rsid w:val="00E07413"/>
    <w:rsid w:val="00E0753D"/>
    <w:rsid w:val="00E10360"/>
    <w:rsid w:val="00E10AA5"/>
    <w:rsid w:val="00E11502"/>
    <w:rsid w:val="00E11D29"/>
    <w:rsid w:val="00E12224"/>
    <w:rsid w:val="00E12A28"/>
    <w:rsid w:val="00E12DD9"/>
    <w:rsid w:val="00E131CB"/>
    <w:rsid w:val="00E132E0"/>
    <w:rsid w:val="00E1407E"/>
    <w:rsid w:val="00E14679"/>
    <w:rsid w:val="00E152D7"/>
    <w:rsid w:val="00E15313"/>
    <w:rsid w:val="00E159FD"/>
    <w:rsid w:val="00E2121D"/>
    <w:rsid w:val="00E21698"/>
    <w:rsid w:val="00E22DC9"/>
    <w:rsid w:val="00E231A1"/>
    <w:rsid w:val="00E23938"/>
    <w:rsid w:val="00E253E5"/>
    <w:rsid w:val="00E25621"/>
    <w:rsid w:val="00E2702F"/>
    <w:rsid w:val="00E27448"/>
    <w:rsid w:val="00E2754E"/>
    <w:rsid w:val="00E279F2"/>
    <w:rsid w:val="00E27FCD"/>
    <w:rsid w:val="00E304AF"/>
    <w:rsid w:val="00E3080E"/>
    <w:rsid w:val="00E30E61"/>
    <w:rsid w:val="00E312F6"/>
    <w:rsid w:val="00E31582"/>
    <w:rsid w:val="00E315AB"/>
    <w:rsid w:val="00E3163D"/>
    <w:rsid w:val="00E326AD"/>
    <w:rsid w:val="00E32AE2"/>
    <w:rsid w:val="00E33535"/>
    <w:rsid w:val="00E33A37"/>
    <w:rsid w:val="00E33BD9"/>
    <w:rsid w:val="00E34305"/>
    <w:rsid w:val="00E34404"/>
    <w:rsid w:val="00E34835"/>
    <w:rsid w:val="00E34B6F"/>
    <w:rsid w:val="00E35956"/>
    <w:rsid w:val="00E36530"/>
    <w:rsid w:val="00E37109"/>
    <w:rsid w:val="00E37565"/>
    <w:rsid w:val="00E376A8"/>
    <w:rsid w:val="00E37A54"/>
    <w:rsid w:val="00E40082"/>
    <w:rsid w:val="00E408A9"/>
    <w:rsid w:val="00E408E5"/>
    <w:rsid w:val="00E40A4A"/>
    <w:rsid w:val="00E41937"/>
    <w:rsid w:val="00E441AF"/>
    <w:rsid w:val="00E446F8"/>
    <w:rsid w:val="00E45B5A"/>
    <w:rsid w:val="00E46AF7"/>
    <w:rsid w:val="00E46F95"/>
    <w:rsid w:val="00E47546"/>
    <w:rsid w:val="00E47FA1"/>
    <w:rsid w:val="00E5024D"/>
    <w:rsid w:val="00E50D62"/>
    <w:rsid w:val="00E512F7"/>
    <w:rsid w:val="00E5149A"/>
    <w:rsid w:val="00E52107"/>
    <w:rsid w:val="00E521D5"/>
    <w:rsid w:val="00E527F3"/>
    <w:rsid w:val="00E53841"/>
    <w:rsid w:val="00E538C3"/>
    <w:rsid w:val="00E54249"/>
    <w:rsid w:val="00E54B4F"/>
    <w:rsid w:val="00E5523C"/>
    <w:rsid w:val="00E5537B"/>
    <w:rsid w:val="00E55CA5"/>
    <w:rsid w:val="00E5602F"/>
    <w:rsid w:val="00E56EED"/>
    <w:rsid w:val="00E578E8"/>
    <w:rsid w:val="00E60A28"/>
    <w:rsid w:val="00E615F4"/>
    <w:rsid w:val="00E621F0"/>
    <w:rsid w:val="00E641A3"/>
    <w:rsid w:val="00E647A4"/>
    <w:rsid w:val="00E6661A"/>
    <w:rsid w:val="00E66C52"/>
    <w:rsid w:val="00E66EE3"/>
    <w:rsid w:val="00E67742"/>
    <w:rsid w:val="00E7022E"/>
    <w:rsid w:val="00E7051F"/>
    <w:rsid w:val="00E7071A"/>
    <w:rsid w:val="00E70C1B"/>
    <w:rsid w:val="00E71F11"/>
    <w:rsid w:val="00E7208D"/>
    <w:rsid w:val="00E73C9E"/>
    <w:rsid w:val="00E75194"/>
    <w:rsid w:val="00E75272"/>
    <w:rsid w:val="00E75B85"/>
    <w:rsid w:val="00E76141"/>
    <w:rsid w:val="00E7706A"/>
    <w:rsid w:val="00E810E0"/>
    <w:rsid w:val="00E810E6"/>
    <w:rsid w:val="00E81902"/>
    <w:rsid w:val="00E82732"/>
    <w:rsid w:val="00E830F6"/>
    <w:rsid w:val="00E833E1"/>
    <w:rsid w:val="00E834CE"/>
    <w:rsid w:val="00E83DEF"/>
    <w:rsid w:val="00E84016"/>
    <w:rsid w:val="00E8542B"/>
    <w:rsid w:val="00E86F42"/>
    <w:rsid w:val="00E879D9"/>
    <w:rsid w:val="00E902DA"/>
    <w:rsid w:val="00E907D0"/>
    <w:rsid w:val="00E9099D"/>
    <w:rsid w:val="00E918A3"/>
    <w:rsid w:val="00E91C47"/>
    <w:rsid w:val="00E9230D"/>
    <w:rsid w:val="00E94409"/>
    <w:rsid w:val="00E94920"/>
    <w:rsid w:val="00E95C91"/>
    <w:rsid w:val="00E96239"/>
    <w:rsid w:val="00E96362"/>
    <w:rsid w:val="00E96434"/>
    <w:rsid w:val="00E97130"/>
    <w:rsid w:val="00EA024A"/>
    <w:rsid w:val="00EA0858"/>
    <w:rsid w:val="00EA160C"/>
    <w:rsid w:val="00EA16E2"/>
    <w:rsid w:val="00EA2167"/>
    <w:rsid w:val="00EA3052"/>
    <w:rsid w:val="00EA3965"/>
    <w:rsid w:val="00EA399C"/>
    <w:rsid w:val="00EA4C78"/>
    <w:rsid w:val="00EA54B2"/>
    <w:rsid w:val="00EA5EA1"/>
    <w:rsid w:val="00EB20F0"/>
    <w:rsid w:val="00EB255E"/>
    <w:rsid w:val="00EB36DF"/>
    <w:rsid w:val="00EB387A"/>
    <w:rsid w:val="00EB421D"/>
    <w:rsid w:val="00EB42A0"/>
    <w:rsid w:val="00EB44D5"/>
    <w:rsid w:val="00EB450F"/>
    <w:rsid w:val="00EB4CF2"/>
    <w:rsid w:val="00EB54A2"/>
    <w:rsid w:val="00EB5B39"/>
    <w:rsid w:val="00EB6688"/>
    <w:rsid w:val="00EB6A28"/>
    <w:rsid w:val="00EB6FFB"/>
    <w:rsid w:val="00EB7416"/>
    <w:rsid w:val="00EB7569"/>
    <w:rsid w:val="00EB76CF"/>
    <w:rsid w:val="00EC0CFE"/>
    <w:rsid w:val="00EC127C"/>
    <w:rsid w:val="00EC13E8"/>
    <w:rsid w:val="00EC1A48"/>
    <w:rsid w:val="00EC20FB"/>
    <w:rsid w:val="00EC299A"/>
    <w:rsid w:val="00EC2A5A"/>
    <w:rsid w:val="00EC2D39"/>
    <w:rsid w:val="00EC2E99"/>
    <w:rsid w:val="00EC3383"/>
    <w:rsid w:val="00EC5360"/>
    <w:rsid w:val="00EC5D15"/>
    <w:rsid w:val="00EC700B"/>
    <w:rsid w:val="00EC738E"/>
    <w:rsid w:val="00EC76C6"/>
    <w:rsid w:val="00EC7B41"/>
    <w:rsid w:val="00EC7F6E"/>
    <w:rsid w:val="00ED12DA"/>
    <w:rsid w:val="00ED1551"/>
    <w:rsid w:val="00ED1610"/>
    <w:rsid w:val="00ED18E7"/>
    <w:rsid w:val="00ED284E"/>
    <w:rsid w:val="00ED28FD"/>
    <w:rsid w:val="00ED2EF0"/>
    <w:rsid w:val="00ED3527"/>
    <w:rsid w:val="00ED35EE"/>
    <w:rsid w:val="00ED4E20"/>
    <w:rsid w:val="00ED564A"/>
    <w:rsid w:val="00ED62D6"/>
    <w:rsid w:val="00ED73D4"/>
    <w:rsid w:val="00EE045B"/>
    <w:rsid w:val="00EE06B6"/>
    <w:rsid w:val="00EE06D1"/>
    <w:rsid w:val="00EE149C"/>
    <w:rsid w:val="00EE1FB7"/>
    <w:rsid w:val="00EE21A4"/>
    <w:rsid w:val="00EE2648"/>
    <w:rsid w:val="00EE3364"/>
    <w:rsid w:val="00EE3B27"/>
    <w:rsid w:val="00EE3FF6"/>
    <w:rsid w:val="00EE4431"/>
    <w:rsid w:val="00EE45EB"/>
    <w:rsid w:val="00EE5DBD"/>
    <w:rsid w:val="00EE7B06"/>
    <w:rsid w:val="00EF028B"/>
    <w:rsid w:val="00EF09FA"/>
    <w:rsid w:val="00EF0B7A"/>
    <w:rsid w:val="00EF1937"/>
    <w:rsid w:val="00EF1A57"/>
    <w:rsid w:val="00EF223C"/>
    <w:rsid w:val="00EF227E"/>
    <w:rsid w:val="00EF257D"/>
    <w:rsid w:val="00EF2840"/>
    <w:rsid w:val="00EF2E22"/>
    <w:rsid w:val="00EF2EA7"/>
    <w:rsid w:val="00EF3B98"/>
    <w:rsid w:val="00EF3C4C"/>
    <w:rsid w:val="00EF40B1"/>
    <w:rsid w:val="00EF4EC3"/>
    <w:rsid w:val="00EF4EE0"/>
    <w:rsid w:val="00EF5B18"/>
    <w:rsid w:val="00EF5FA5"/>
    <w:rsid w:val="00EF632D"/>
    <w:rsid w:val="00F00C7F"/>
    <w:rsid w:val="00F010A4"/>
    <w:rsid w:val="00F013C7"/>
    <w:rsid w:val="00F01778"/>
    <w:rsid w:val="00F02281"/>
    <w:rsid w:val="00F02443"/>
    <w:rsid w:val="00F02995"/>
    <w:rsid w:val="00F02AA6"/>
    <w:rsid w:val="00F02DF2"/>
    <w:rsid w:val="00F031D2"/>
    <w:rsid w:val="00F03BF6"/>
    <w:rsid w:val="00F03C5E"/>
    <w:rsid w:val="00F046E5"/>
    <w:rsid w:val="00F047C6"/>
    <w:rsid w:val="00F04B0D"/>
    <w:rsid w:val="00F05629"/>
    <w:rsid w:val="00F0659F"/>
    <w:rsid w:val="00F06B7B"/>
    <w:rsid w:val="00F06BE3"/>
    <w:rsid w:val="00F06C55"/>
    <w:rsid w:val="00F0767F"/>
    <w:rsid w:val="00F077E1"/>
    <w:rsid w:val="00F10EB8"/>
    <w:rsid w:val="00F11163"/>
    <w:rsid w:val="00F1229B"/>
    <w:rsid w:val="00F13D9E"/>
    <w:rsid w:val="00F13DAE"/>
    <w:rsid w:val="00F13F34"/>
    <w:rsid w:val="00F14A7D"/>
    <w:rsid w:val="00F14BAB"/>
    <w:rsid w:val="00F1564D"/>
    <w:rsid w:val="00F16365"/>
    <w:rsid w:val="00F16878"/>
    <w:rsid w:val="00F1687C"/>
    <w:rsid w:val="00F1699B"/>
    <w:rsid w:val="00F17F3D"/>
    <w:rsid w:val="00F17F5A"/>
    <w:rsid w:val="00F20932"/>
    <w:rsid w:val="00F20E8C"/>
    <w:rsid w:val="00F215CB"/>
    <w:rsid w:val="00F2248F"/>
    <w:rsid w:val="00F22994"/>
    <w:rsid w:val="00F22A55"/>
    <w:rsid w:val="00F22EB7"/>
    <w:rsid w:val="00F2301D"/>
    <w:rsid w:val="00F23445"/>
    <w:rsid w:val="00F23EE5"/>
    <w:rsid w:val="00F248D2"/>
    <w:rsid w:val="00F24F30"/>
    <w:rsid w:val="00F26098"/>
    <w:rsid w:val="00F261AC"/>
    <w:rsid w:val="00F26349"/>
    <w:rsid w:val="00F26E68"/>
    <w:rsid w:val="00F27435"/>
    <w:rsid w:val="00F301EE"/>
    <w:rsid w:val="00F33024"/>
    <w:rsid w:val="00F3352A"/>
    <w:rsid w:val="00F3430E"/>
    <w:rsid w:val="00F345CF"/>
    <w:rsid w:val="00F34C64"/>
    <w:rsid w:val="00F34D16"/>
    <w:rsid w:val="00F370A8"/>
    <w:rsid w:val="00F4070E"/>
    <w:rsid w:val="00F40912"/>
    <w:rsid w:val="00F40B8A"/>
    <w:rsid w:val="00F42EA4"/>
    <w:rsid w:val="00F43681"/>
    <w:rsid w:val="00F43B2E"/>
    <w:rsid w:val="00F45486"/>
    <w:rsid w:val="00F45A55"/>
    <w:rsid w:val="00F46692"/>
    <w:rsid w:val="00F46E4C"/>
    <w:rsid w:val="00F47071"/>
    <w:rsid w:val="00F50BF3"/>
    <w:rsid w:val="00F50D0B"/>
    <w:rsid w:val="00F51A35"/>
    <w:rsid w:val="00F52C45"/>
    <w:rsid w:val="00F52EBA"/>
    <w:rsid w:val="00F53243"/>
    <w:rsid w:val="00F5449B"/>
    <w:rsid w:val="00F544C0"/>
    <w:rsid w:val="00F552E5"/>
    <w:rsid w:val="00F55629"/>
    <w:rsid w:val="00F56283"/>
    <w:rsid w:val="00F5664A"/>
    <w:rsid w:val="00F5671A"/>
    <w:rsid w:val="00F56C0A"/>
    <w:rsid w:val="00F61498"/>
    <w:rsid w:val="00F614DC"/>
    <w:rsid w:val="00F617D4"/>
    <w:rsid w:val="00F62938"/>
    <w:rsid w:val="00F6341B"/>
    <w:rsid w:val="00F63FFC"/>
    <w:rsid w:val="00F65429"/>
    <w:rsid w:val="00F65B23"/>
    <w:rsid w:val="00F66302"/>
    <w:rsid w:val="00F66C27"/>
    <w:rsid w:val="00F6770D"/>
    <w:rsid w:val="00F70084"/>
    <w:rsid w:val="00F70ABE"/>
    <w:rsid w:val="00F70CB6"/>
    <w:rsid w:val="00F70F83"/>
    <w:rsid w:val="00F71755"/>
    <w:rsid w:val="00F71851"/>
    <w:rsid w:val="00F71871"/>
    <w:rsid w:val="00F722FF"/>
    <w:rsid w:val="00F735DA"/>
    <w:rsid w:val="00F73E57"/>
    <w:rsid w:val="00F73ECF"/>
    <w:rsid w:val="00F74D3A"/>
    <w:rsid w:val="00F8039B"/>
    <w:rsid w:val="00F809D2"/>
    <w:rsid w:val="00F8145D"/>
    <w:rsid w:val="00F814EC"/>
    <w:rsid w:val="00F82A5D"/>
    <w:rsid w:val="00F82E30"/>
    <w:rsid w:val="00F830E1"/>
    <w:rsid w:val="00F83B3E"/>
    <w:rsid w:val="00F83D76"/>
    <w:rsid w:val="00F83DFC"/>
    <w:rsid w:val="00F8536E"/>
    <w:rsid w:val="00F853D7"/>
    <w:rsid w:val="00F8648C"/>
    <w:rsid w:val="00F879AC"/>
    <w:rsid w:val="00F90A04"/>
    <w:rsid w:val="00F912A1"/>
    <w:rsid w:val="00F91DAB"/>
    <w:rsid w:val="00F9404F"/>
    <w:rsid w:val="00F9529B"/>
    <w:rsid w:val="00F96EFD"/>
    <w:rsid w:val="00F976A3"/>
    <w:rsid w:val="00F97780"/>
    <w:rsid w:val="00FA1379"/>
    <w:rsid w:val="00FA1B36"/>
    <w:rsid w:val="00FA1FDC"/>
    <w:rsid w:val="00FA2023"/>
    <w:rsid w:val="00FA236F"/>
    <w:rsid w:val="00FA3550"/>
    <w:rsid w:val="00FA38C5"/>
    <w:rsid w:val="00FA39C3"/>
    <w:rsid w:val="00FA628B"/>
    <w:rsid w:val="00FA7327"/>
    <w:rsid w:val="00FA7FA2"/>
    <w:rsid w:val="00FB08F7"/>
    <w:rsid w:val="00FB20BB"/>
    <w:rsid w:val="00FB326E"/>
    <w:rsid w:val="00FB366C"/>
    <w:rsid w:val="00FB396B"/>
    <w:rsid w:val="00FB43FA"/>
    <w:rsid w:val="00FB4575"/>
    <w:rsid w:val="00FB4EA0"/>
    <w:rsid w:val="00FB4ECF"/>
    <w:rsid w:val="00FB5216"/>
    <w:rsid w:val="00FB5A56"/>
    <w:rsid w:val="00FB668A"/>
    <w:rsid w:val="00FB764B"/>
    <w:rsid w:val="00FC055C"/>
    <w:rsid w:val="00FC08DF"/>
    <w:rsid w:val="00FC117D"/>
    <w:rsid w:val="00FC1434"/>
    <w:rsid w:val="00FC1871"/>
    <w:rsid w:val="00FC1A9E"/>
    <w:rsid w:val="00FC1B64"/>
    <w:rsid w:val="00FC24D4"/>
    <w:rsid w:val="00FC3F2B"/>
    <w:rsid w:val="00FC47FD"/>
    <w:rsid w:val="00FC71D5"/>
    <w:rsid w:val="00FC72CA"/>
    <w:rsid w:val="00FD1DE3"/>
    <w:rsid w:val="00FD2707"/>
    <w:rsid w:val="00FD2C22"/>
    <w:rsid w:val="00FD3243"/>
    <w:rsid w:val="00FD3BFA"/>
    <w:rsid w:val="00FD3F90"/>
    <w:rsid w:val="00FD544F"/>
    <w:rsid w:val="00FD551D"/>
    <w:rsid w:val="00FD5873"/>
    <w:rsid w:val="00FD5C1F"/>
    <w:rsid w:val="00FD601E"/>
    <w:rsid w:val="00FD677F"/>
    <w:rsid w:val="00FD71F5"/>
    <w:rsid w:val="00FD761A"/>
    <w:rsid w:val="00FE000C"/>
    <w:rsid w:val="00FE1621"/>
    <w:rsid w:val="00FE1F83"/>
    <w:rsid w:val="00FE22F0"/>
    <w:rsid w:val="00FE2AA5"/>
    <w:rsid w:val="00FE2C29"/>
    <w:rsid w:val="00FE2FCE"/>
    <w:rsid w:val="00FE3BE1"/>
    <w:rsid w:val="00FE4430"/>
    <w:rsid w:val="00FE4665"/>
    <w:rsid w:val="00FE53E5"/>
    <w:rsid w:val="00FE5A53"/>
    <w:rsid w:val="00FE7573"/>
    <w:rsid w:val="00FE7E50"/>
    <w:rsid w:val="00FF0405"/>
    <w:rsid w:val="00FF0846"/>
    <w:rsid w:val="00FF200D"/>
    <w:rsid w:val="00FF2450"/>
    <w:rsid w:val="00FF2BFE"/>
    <w:rsid w:val="00FF3365"/>
    <w:rsid w:val="00FF3F38"/>
    <w:rsid w:val="00FF3F69"/>
    <w:rsid w:val="00FF404C"/>
    <w:rsid w:val="00FF4D2B"/>
    <w:rsid w:val="00FF67DD"/>
    <w:rsid w:val="00FF6C89"/>
    <w:rsid w:val="00FF6E32"/>
    <w:rsid w:val="00FF74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F2539E"/>
  <w15:chartTrackingRefBased/>
  <w15:docId w15:val="{653ADFE7-8CCE-4C33-B428-19D54990F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84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7CC7"/>
    <w:pPr>
      <w:ind w:left="720"/>
      <w:contextualSpacing/>
    </w:pPr>
  </w:style>
  <w:style w:type="paragraph" w:styleId="BalloonText">
    <w:name w:val="Balloon Text"/>
    <w:basedOn w:val="Normal"/>
    <w:link w:val="BalloonTextChar"/>
    <w:uiPriority w:val="99"/>
    <w:semiHidden/>
    <w:unhideWhenUsed/>
    <w:rsid w:val="00D835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3534"/>
    <w:rPr>
      <w:rFonts w:ascii="Segoe UI" w:hAnsi="Segoe UI" w:cs="Segoe UI"/>
      <w:sz w:val="18"/>
      <w:szCs w:val="18"/>
    </w:rPr>
  </w:style>
  <w:style w:type="character" w:styleId="Hyperlink">
    <w:name w:val="Hyperlink"/>
    <w:basedOn w:val="DefaultParagraphFont"/>
    <w:uiPriority w:val="99"/>
    <w:unhideWhenUsed/>
    <w:rsid w:val="00F82E30"/>
    <w:rPr>
      <w:color w:val="0563C1" w:themeColor="hyperlink"/>
      <w:u w:val="single"/>
    </w:rPr>
  </w:style>
  <w:style w:type="character" w:styleId="UnresolvedMention">
    <w:name w:val="Unresolved Mention"/>
    <w:basedOn w:val="DefaultParagraphFont"/>
    <w:uiPriority w:val="99"/>
    <w:semiHidden/>
    <w:unhideWhenUsed/>
    <w:rsid w:val="00F82E30"/>
    <w:rPr>
      <w:color w:val="605E5C"/>
      <w:shd w:val="clear" w:color="auto" w:fill="E1DFDD"/>
    </w:rPr>
  </w:style>
  <w:style w:type="paragraph" w:styleId="Header">
    <w:name w:val="header"/>
    <w:basedOn w:val="Normal"/>
    <w:link w:val="HeaderChar"/>
    <w:uiPriority w:val="99"/>
    <w:unhideWhenUsed/>
    <w:rsid w:val="00EB25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255E"/>
  </w:style>
  <w:style w:type="paragraph" w:styleId="Footer">
    <w:name w:val="footer"/>
    <w:basedOn w:val="Normal"/>
    <w:link w:val="FooterChar"/>
    <w:uiPriority w:val="99"/>
    <w:unhideWhenUsed/>
    <w:rsid w:val="00EB25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255E"/>
  </w:style>
  <w:style w:type="character" w:styleId="LineNumber">
    <w:name w:val="line number"/>
    <w:basedOn w:val="DefaultParagraphFont"/>
    <w:uiPriority w:val="99"/>
    <w:semiHidden/>
    <w:unhideWhenUsed/>
    <w:rsid w:val="00EB255E"/>
  </w:style>
  <w:style w:type="character" w:styleId="CommentReference">
    <w:name w:val="annotation reference"/>
    <w:basedOn w:val="DefaultParagraphFont"/>
    <w:uiPriority w:val="99"/>
    <w:semiHidden/>
    <w:unhideWhenUsed/>
    <w:rsid w:val="008E5CC4"/>
    <w:rPr>
      <w:sz w:val="16"/>
      <w:szCs w:val="16"/>
    </w:rPr>
  </w:style>
  <w:style w:type="paragraph" w:styleId="CommentText">
    <w:name w:val="annotation text"/>
    <w:basedOn w:val="Normal"/>
    <w:link w:val="CommentTextChar"/>
    <w:uiPriority w:val="99"/>
    <w:semiHidden/>
    <w:unhideWhenUsed/>
    <w:rsid w:val="008E5CC4"/>
    <w:pPr>
      <w:spacing w:line="240" w:lineRule="auto"/>
    </w:pPr>
    <w:rPr>
      <w:sz w:val="20"/>
      <w:szCs w:val="20"/>
    </w:rPr>
  </w:style>
  <w:style w:type="character" w:customStyle="1" w:styleId="CommentTextChar">
    <w:name w:val="Comment Text Char"/>
    <w:basedOn w:val="DefaultParagraphFont"/>
    <w:link w:val="CommentText"/>
    <w:uiPriority w:val="99"/>
    <w:semiHidden/>
    <w:rsid w:val="008E5CC4"/>
    <w:rPr>
      <w:sz w:val="20"/>
      <w:szCs w:val="20"/>
    </w:rPr>
  </w:style>
  <w:style w:type="paragraph" w:styleId="CommentSubject">
    <w:name w:val="annotation subject"/>
    <w:basedOn w:val="CommentText"/>
    <w:next w:val="CommentText"/>
    <w:link w:val="CommentSubjectChar"/>
    <w:uiPriority w:val="99"/>
    <w:semiHidden/>
    <w:unhideWhenUsed/>
    <w:rsid w:val="008E5CC4"/>
    <w:rPr>
      <w:b/>
      <w:bCs/>
    </w:rPr>
  </w:style>
  <w:style w:type="character" w:customStyle="1" w:styleId="CommentSubjectChar">
    <w:name w:val="Comment Subject Char"/>
    <w:basedOn w:val="CommentTextChar"/>
    <w:link w:val="CommentSubject"/>
    <w:uiPriority w:val="99"/>
    <w:semiHidden/>
    <w:rsid w:val="008E5CC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531498">
      <w:bodyDiv w:val="1"/>
      <w:marLeft w:val="0"/>
      <w:marRight w:val="0"/>
      <w:marTop w:val="0"/>
      <w:marBottom w:val="0"/>
      <w:divBdr>
        <w:top w:val="none" w:sz="0" w:space="0" w:color="auto"/>
        <w:left w:val="none" w:sz="0" w:space="0" w:color="auto"/>
        <w:bottom w:val="none" w:sz="0" w:space="0" w:color="auto"/>
        <w:right w:val="none" w:sz="0" w:space="0" w:color="auto"/>
      </w:divBdr>
    </w:div>
    <w:div w:id="115833043">
      <w:bodyDiv w:val="1"/>
      <w:marLeft w:val="0"/>
      <w:marRight w:val="0"/>
      <w:marTop w:val="0"/>
      <w:marBottom w:val="0"/>
      <w:divBdr>
        <w:top w:val="none" w:sz="0" w:space="0" w:color="auto"/>
        <w:left w:val="none" w:sz="0" w:space="0" w:color="auto"/>
        <w:bottom w:val="none" w:sz="0" w:space="0" w:color="auto"/>
        <w:right w:val="none" w:sz="0" w:space="0" w:color="auto"/>
      </w:divBdr>
      <w:divsChild>
        <w:div w:id="150995998">
          <w:marLeft w:val="0"/>
          <w:marRight w:val="0"/>
          <w:marTop w:val="0"/>
          <w:marBottom w:val="0"/>
          <w:divBdr>
            <w:top w:val="none" w:sz="0" w:space="0" w:color="auto"/>
            <w:left w:val="none" w:sz="0" w:space="0" w:color="auto"/>
            <w:bottom w:val="none" w:sz="0" w:space="0" w:color="auto"/>
            <w:right w:val="none" w:sz="0" w:space="0" w:color="auto"/>
          </w:divBdr>
        </w:div>
        <w:div w:id="205139921">
          <w:marLeft w:val="0"/>
          <w:marRight w:val="0"/>
          <w:marTop w:val="0"/>
          <w:marBottom w:val="0"/>
          <w:divBdr>
            <w:top w:val="none" w:sz="0" w:space="0" w:color="auto"/>
            <w:left w:val="none" w:sz="0" w:space="0" w:color="auto"/>
            <w:bottom w:val="none" w:sz="0" w:space="0" w:color="auto"/>
            <w:right w:val="none" w:sz="0" w:space="0" w:color="auto"/>
          </w:divBdr>
        </w:div>
      </w:divsChild>
    </w:div>
    <w:div w:id="123012136">
      <w:bodyDiv w:val="1"/>
      <w:marLeft w:val="0"/>
      <w:marRight w:val="0"/>
      <w:marTop w:val="0"/>
      <w:marBottom w:val="0"/>
      <w:divBdr>
        <w:top w:val="none" w:sz="0" w:space="0" w:color="auto"/>
        <w:left w:val="none" w:sz="0" w:space="0" w:color="auto"/>
        <w:bottom w:val="none" w:sz="0" w:space="0" w:color="auto"/>
        <w:right w:val="none" w:sz="0" w:space="0" w:color="auto"/>
      </w:divBdr>
    </w:div>
    <w:div w:id="215631834">
      <w:bodyDiv w:val="1"/>
      <w:marLeft w:val="0"/>
      <w:marRight w:val="0"/>
      <w:marTop w:val="0"/>
      <w:marBottom w:val="0"/>
      <w:divBdr>
        <w:top w:val="none" w:sz="0" w:space="0" w:color="auto"/>
        <w:left w:val="none" w:sz="0" w:space="0" w:color="auto"/>
        <w:bottom w:val="none" w:sz="0" w:space="0" w:color="auto"/>
        <w:right w:val="none" w:sz="0" w:space="0" w:color="auto"/>
      </w:divBdr>
    </w:div>
    <w:div w:id="239600479">
      <w:bodyDiv w:val="1"/>
      <w:marLeft w:val="0"/>
      <w:marRight w:val="0"/>
      <w:marTop w:val="0"/>
      <w:marBottom w:val="0"/>
      <w:divBdr>
        <w:top w:val="none" w:sz="0" w:space="0" w:color="auto"/>
        <w:left w:val="none" w:sz="0" w:space="0" w:color="auto"/>
        <w:bottom w:val="none" w:sz="0" w:space="0" w:color="auto"/>
        <w:right w:val="none" w:sz="0" w:space="0" w:color="auto"/>
      </w:divBdr>
    </w:div>
    <w:div w:id="250968089">
      <w:bodyDiv w:val="1"/>
      <w:marLeft w:val="0"/>
      <w:marRight w:val="0"/>
      <w:marTop w:val="0"/>
      <w:marBottom w:val="0"/>
      <w:divBdr>
        <w:top w:val="none" w:sz="0" w:space="0" w:color="auto"/>
        <w:left w:val="none" w:sz="0" w:space="0" w:color="auto"/>
        <w:bottom w:val="none" w:sz="0" w:space="0" w:color="auto"/>
        <w:right w:val="none" w:sz="0" w:space="0" w:color="auto"/>
      </w:divBdr>
    </w:div>
    <w:div w:id="262417156">
      <w:bodyDiv w:val="1"/>
      <w:marLeft w:val="0"/>
      <w:marRight w:val="0"/>
      <w:marTop w:val="0"/>
      <w:marBottom w:val="0"/>
      <w:divBdr>
        <w:top w:val="none" w:sz="0" w:space="0" w:color="auto"/>
        <w:left w:val="none" w:sz="0" w:space="0" w:color="auto"/>
        <w:bottom w:val="none" w:sz="0" w:space="0" w:color="auto"/>
        <w:right w:val="none" w:sz="0" w:space="0" w:color="auto"/>
      </w:divBdr>
    </w:div>
    <w:div w:id="293103994">
      <w:bodyDiv w:val="1"/>
      <w:marLeft w:val="0"/>
      <w:marRight w:val="0"/>
      <w:marTop w:val="0"/>
      <w:marBottom w:val="0"/>
      <w:divBdr>
        <w:top w:val="none" w:sz="0" w:space="0" w:color="auto"/>
        <w:left w:val="none" w:sz="0" w:space="0" w:color="auto"/>
        <w:bottom w:val="none" w:sz="0" w:space="0" w:color="auto"/>
        <w:right w:val="none" w:sz="0" w:space="0" w:color="auto"/>
      </w:divBdr>
    </w:div>
    <w:div w:id="329721921">
      <w:bodyDiv w:val="1"/>
      <w:marLeft w:val="0"/>
      <w:marRight w:val="0"/>
      <w:marTop w:val="0"/>
      <w:marBottom w:val="0"/>
      <w:divBdr>
        <w:top w:val="none" w:sz="0" w:space="0" w:color="auto"/>
        <w:left w:val="none" w:sz="0" w:space="0" w:color="auto"/>
        <w:bottom w:val="none" w:sz="0" w:space="0" w:color="auto"/>
        <w:right w:val="none" w:sz="0" w:space="0" w:color="auto"/>
      </w:divBdr>
    </w:div>
    <w:div w:id="377555072">
      <w:bodyDiv w:val="1"/>
      <w:marLeft w:val="0"/>
      <w:marRight w:val="0"/>
      <w:marTop w:val="0"/>
      <w:marBottom w:val="0"/>
      <w:divBdr>
        <w:top w:val="none" w:sz="0" w:space="0" w:color="auto"/>
        <w:left w:val="none" w:sz="0" w:space="0" w:color="auto"/>
        <w:bottom w:val="none" w:sz="0" w:space="0" w:color="auto"/>
        <w:right w:val="none" w:sz="0" w:space="0" w:color="auto"/>
      </w:divBdr>
    </w:div>
    <w:div w:id="403916449">
      <w:bodyDiv w:val="1"/>
      <w:marLeft w:val="0"/>
      <w:marRight w:val="0"/>
      <w:marTop w:val="0"/>
      <w:marBottom w:val="0"/>
      <w:divBdr>
        <w:top w:val="none" w:sz="0" w:space="0" w:color="auto"/>
        <w:left w:val="none" w:sz="0" w:space="0" w:color="auto"/>
        <w:bottom w:val="none" w:sz="0" w:space="0" w:color="auto"/>
        <w:right w:val="none" w:sz="0" w:space="0" w:color="auto"/>
      </w:divBdr>
    </w:div>
    <w:div w:id="419369502">
      <w:bodyDiv w:val="1"/>
      <w:marLeft w:val="0"/>
      <w:marRight w:val="0"/>
      <w:marTop w:val="0"/>
      <w:marBottom w:val="0"/>
      <w:divBdr>
        <w:top w:val="none" w:sz="0" w:space="0" w:color="auto"/>
        <w:left w:val="none" w:sz="0" w:space="0" w:color="auto"/>
        <w:bottom w:val="none" w:sz="0" w:space="0" w:color="auto"/>
        <w:right w:val="none" w:sz="0" w:space="0" w:color="auto"/>
      </w:divBdr>
    </w:div>
    <w:div w:id="421074087">
      <w:bodyDiv w:val="1"/>
      <w:marLeft w:val="0"/>
      <w:marRight w:val="0"/>
      <w:marTop w:val="0"/>
      <w:marBottom w:val="0"/>
      <w:divBdr>
        <w:top w:val="none" w:sz="0" w:space="0" w:color="auto"/>
        <w:left w:val="none" w:sz="0" w:space="0" w:color="auto"/>
        <w:bottom w:val="none" w:sz="0" w:space="0" w:color="auto"/>
        <w:right w:val="none" w:sz="0" w:space="0" w:color="auto"/>
      </w:divBdr>
      <w:divsChild>
        <w:div w:id="868953062">
          <w:marLeft w:val="0"/>
          <w:marRight w:val="0"/>
          <w:marTop w:val="240"/>
          <w:marBottom w:val="240"/>
          <w:divBdr>
            <w:top w:val="none" w:sz="0" w:space="0" w:color="auto"/>
            <w:left w:val="none" w:sz="0" w:space="0" w:color="auto"/>
            <w:bottom w:val="none" w:sz="0" w:space="0" w:color="auto"/>
            <w:right w:val="none" w:sz="0" w:space="0" w:color="auto"/>
          </w:divBdr>
        </w:div>
        <w:div w:id="723215111">
          <w:marLeft w:val="0"/>
          <w:marRight w:val="0"/>
          <w:marTop w:val="240"/>
          <w:marBottom w:val="240"/>
          <w:divBdr>
            <w:top w:val="none" w:sz="0" w:space="0" w:color="auto"/>
            <w:left w:val="none" w:sz="0" w:space="0" w:color="auto"/>
            <w:bottom w:val="none" w:sz="0" w:space="0" w:color="auto"/>
            <w:right w:val="none" w:sz="0" w:space="0" w:color="auto"/>
          </w:divBdr>
        </w:div>
      </w:divsChild>
    </w:div>
    <w:div w:id="442189042">
      <w:bodyDiv w:val="1"/>
      <w:marLeft w:val="0"/>
      <w:marRight w:val="0"/>
      <w:marTop w:val="0"/>
      <w:marBottom w:val="0"/>
      <w:divBdr>
        <w:top w:val="none" w:sz="0" w:space="0" w:color="auto"/>
        <w:left w:val="none" w:sz="0" w:space="0" w:color="auto"/>
        <w:bottom w:val="none" w:sz="0" w:space="0" w:color="auto"/>
        <w:right w:val="none" w:sz="0" w:space="0" w:color="auto"/>
      </w:divBdr>
      <w:divsChild>
        <w:div w:id="1611276564">
          <w:marLeft w:val="0"/>
          <w:marRight w:val="0"/>
          <w:marTop w:val="0"/>
          <w:marBottom w:val="0"/>
          <w:divBdr>
            <w:top w:val="none" w:sz="0" w:space="0" w:color="auto"/>
            <w:left w:val="none" w:sz="0" w:space="0" w:color="auto"/>
            <w:bottom w:val="none" w:sz="0" w:space="0" w:color="auto"/>
            <w:right w:val="none" w:sz="0" w:space="0" w:color="auto"/>
          </w:divBdr>
        </w:div>
      </w:divsChild>
    </w:div>
    <w:div w:id="453406165">
      <w:bodyDiv w:val="1"/>
      <w:marLeft w:val="0"/>
      <w:marRight w:val="0"/>
      <w:marTop w:val="0"/>
      <w:marBottom w:val="0"/>
      <w:divBdr>
        <w:top w:val="none" w:sz="0" w:space="0" w:color="auto"/>
        <w:left w:val="none" w:sz="0" w:space="0" w:color="auto"/>
        <w:bottom w:val="none" w:sz="0" w:space="0" w:color="auto"/>
        <w:right w:val="none" w:sz="0" w:space="0" w:color="auto"/>
      </w:divBdr>
      <w:divsChild>
        <w:div w:id="1427266370">
          <w:marLeft w:val="0"/>
          <w:marRight w:val="0"/>
          <w:marTop w:val="0"/>
          <w:marBottom w:val="0"/>
          <w:divBdr>
            <w:top w:val="none" w:sz="0" w:space="0" w:color="auto"/>
            <w:left w:val="none" w:sz="0" w:space="0" w:color="auto"/>
            <w:bottom w:val="none" w:sz="0" w:space="0" w:color="auto"/>
            <w:right w:val="none" w:sz="0" w:space="0" w:color="auto"/>
          </w:divBdr>
        </w:div>
      </w:divsChild>
    </w:div>
    <w:div w:id="483474929">
      <w:bodyDiv w:val="1"/>
      <w:marLeft w:val="0"/>
      <w:marRight w:val="0"/>
      <w:marTop w:val="0"/>
      <w:marBottom w:val="0"/>
      <w:divBdr>
        <w:top w:val="none" w:sz="0" w:space="0" w:color="auto"/>
        <w:left w:val="none" w:sz="0" w:space="0" w:color="auto"/>
        <w:bottom w:val="none" w:sz="0" w:space="0" w:color="auto"/>
        <w:right w:val="none" w:sz="0" w:space="0" w:color="auto"/>
      </w:divBdr>
    </w:div>
    <w:div w:id="494226109">
      <w:bodyDiv w:val="1"/>
      <w:marLeft w:val="0"/>
      <w:marRight w:val="0"/>
      <w:marTop w:val="0"/>
      <w:marBottom w:val="0"/>
      <w:divBdr>
        <w:top w:val="none" w:sz="0" w:space="0" w:color="auto"/>
        <w:left w:val="none" w:sz="0" w:space="0" w:color="auto"/>
        <w:bottom w:val="none" w:sz="0" w:space="0" w:color="auto"/>
        <w:right w:val="none" w:sz="0" w:space="0" w:color="auto"/>
      </w:divBdr>
    </w:div>
    <w:div w:id="532885339">
      <w:bodyDiv w:val="1"/>
      <w:marLeft w:val="0"/>
      <w:marRight w:val="0"/>
      <w:marTop w:val="0"/>
      <w:marBottom w:val="0"/>
      <w:divBdr>
        <w:top w:val="none" w:sz="0" w:space="0" w:color="auto"/>
        <w:left w:val="none" w:sz="0" w:space="0" w:color="auto"/>
        <w:bottom w:val="none" w:sz="0" w:space="0" w:color="auto"/>
        <w:right w:val="none" w:sz="0" w:space="0" w:color="auto"/>
      </w:divBdr>
    </w:div>
    <w:div w:id="546069676">
      <w:bodyDiv w:val="1"/>
      <w:marLeft w:val="0"/>
      <w:marRight w:val="0"/>
      <w:marTop w:val="0"/>
      <w:marBottom w:val="0"/>
      <w:divBdr>
        <w:top w:val="none" w:sz="0" w:space="0" w:color="auto"/>
        <w:left w:val="none" w:sz="0" w:space="0" w:color="auto"/>
        <w:bottom w:val="none" w:sz="0" w:space="0" w:color="auto"/>
        <w:right w:val="none" w:sz="0" w:space="0" w:color="auto"/>
      </w:divBdr>
      <w:divsChild>
        <w:div w:id="1442144347">
          <w:marLeft w:val="0"/>
          <w:marRight w:val="0"/>
          <w:marTop w:val="0"/>
          <w:marBottom w:val="0"/>
          <w:divBdr>
            <w:top w:val="none" w:sz="0" w:space="0" w:color="auto"/>
            <w:left w:val="none" w:sz="0" w:space="0" w:color="auto"/>
            <w:bottom w:val="none" w:sz="0" w:space="0" w:color="auto"/>
            <w:right w:val="none" w:sz="0" w:space="0" w:color="auto"/>
          </w:divBdr>
          <w:divsChild>
            <w:div w:id="1537889275">
              <w:marLeft w:val="0"/>
              <w:marRight w:val="0"/>
              <w:marTop w:val="0"/>
              <w:marBottom w:val="0"/>
              <w:divBdr>
                <w:top w:val="none" w:sz="0" w:space="0" w:color="auto"/>
                <w:left w:val="none" w:sz="0" w:space="0" w:color="auto"/>
                <w:bottom w:val="none" w:sz="0" w:space="0" w:color="auto"/>
                <w:right w:val="none" w:sz="0" w:space="0" w:color="auto"/>
              </w:divBdr>
              <w:divsChild>
                <w:div w:id="1235624684">
                  <w:marLeft w:val="0"/>
                  <w:marRight w:val="0"/>
                  <w:marTop w:val="0"/>
                  <w:marBottom w:val="0"/>
                  <w:divBdr>
                    <w:top w:val="none" w:sz="0" w:space="0" w:color="auto"/>
                    <w:left w:val="none" w:sz="0" w:space="0" w:color="auto"/>
                    <w:bottom w:val="none" w:sz="0" w:space="0" w:color="auto"/>
                    <w:right w:val="none" w:sz="0" w:space="0" w:color="auto"/>
                  </w:divBdr>
                  <w:divsChild>
                    <w:div w:id="1700204174">
                      <w:marLeft w:val="0"/>
                      <w:marRight w:val="0"/>
                      <w:marTop w:val="0"/>
                      <w:marBottom w:val="0"/>
                      <w:divBdr>
                        <w:top w:val="none" w:sz="0" w:space="0" w:color="auto"/>
                        <w:left w:val="none" w:sz="0" w:space="0" w:color="auto"/>
                        <w:bottom w:val="none" w:sz="0" w:space="0" w:color="auto"/>
                        <w:right w:val="none" w:sz="0" w:space="0" w:color="auto"/>
                      </w:divBdr>
                    </w:div>
                    <w:div w:id="1540508431">
                      <w:marLeft w:val="0"/>
                      <w:marRight w:val="0"/>
                      <w:marTop w:val="0"/>
                      <w:marBottom w:val="0"/>
                      <w:divBdr>
                        <w:top w:val="none" w:sz="0" w:space="0" w:color="auto"/>
                        <w:left w:val="none" w:sz="0" w:space="0" w:color="auto"/>
                        <w:bottom w:val="none" w:sz="0" w:space="0" w:color="auto"/>
                        <w:right w:val="none" w:sz="0" w:space="0" w:color="auto"/>
                      </w:divBdr>
                    </w:div>
                    <w:div w:id="475026893">
                      <w:marLeft w:val="0"/>
                      <w:marRight w:val="0"/>
                      <w:marTop w:val="0"/>
                      <w:marBottom w:val="0"/>
                      <w:divBdr>
                        <w:top w:val="none" w:sz="0" w:space="0" w:color="auto"/>
                        <w:left w:val="none" w:sz="0" w:space="0" w:color="auto"/>
                        <w:bottom w:val="none" w:sz="0" w:space="0" w:color="auto"/>
                        <w:right w:val="none" w:sz="0" w:space="0" w:color="auto"/>
                      </w:divBdr>
                    </w:div>
                    <w:div w:id="1187135830">
                      <w:marLeft w:val="0"/>
                      <w:marRight w:val="0"/>
                      <w:marTop w:val="0"/>
                      <w:marBottom w:val="0"/>
                      <w:divBdr>
                        <w:top w:val="none" w:sz="0" w:space="0" w:color="auto"/>
                        <w:left w:val="none" w:sz="0" w:space="0" w:color="auto"/>
                        <w:bottom w:val="none" w:sz="0" w:space="0" w:color="auto"/>
                        <w:right w:val="none" w:sz="0" w:space="0" w:color="auto"/>
                      </w:divBdr>
                    </w:div>
                    <w:div w:id="516236600">
                      <w:marLeft w:val="0"/>
                      <w:marRight w:val="0"/>
                      <w:marTop w:val="0"/>
                      <w:marBottom w:val="0"/>
                      <w:divBdr>
                        <w:top w:val="none" w:sz="0" w:space="0" w:color="auto"/>
                        <w:left w:val="none" w:sz="0" w:space="0" w:color="auto"/>
                        <w:bottom w:val="none" w:sz="0" w:space="0" w:color="auto"/>
                        <w:right w:val="none" w:sz="0" w:space="0" w:color="auto"/>
                      </w:divBdr>
                    </w:div>
                    <w:div w:id="1869679477">
                      <w:marLeft w:val="0"/>
                      <w:marRight w:val="0"/>
                      <w:marTop w:val="0"/>
                      <w:marBottom w:val="0"/>
                      <w:divBdr>
                        <w:top w:val="none" w:sz="0" w:space="0" w:color="auto"/>
                        <w:left w:val="none" w:sz="0" w:space="0" w:color="auto"/>
                        <w:bottom w:val="none" w:sz="0" w:space="0" w:color="auto"/>
                        <w:right w:val="none" w:sz="0" w:space="0" w:color="auto"/>
                      </w:divBdr>
                    </w:div>
                    <w:div w:id="126163910">
                      <w:marLeft w:val="0"/>
                      <w:marRight w:val="0"/>
                      <w:marTop w:val="0"/>
                      <w:marBottom w:val="0"/>
                      <w:divBdr>
                        <w:top w:val="none" w:sz="0" w:space="0" w:color="auto"/>
                        <w:left w:val="none" w:sz="0" w:space="0" w:color="auto"/>
                        <w:bottom w:val="none" w:sz="0" w:space="0" w:color="auto"/>
                        <w:right w:val="none" w:sz="0" w:space="0" w:color="auto"/>
                      </w:divBdr>
                    </w:div>
                    <w:div w:id="46092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417648">
      <w:bodyDiv w:val="1"/>
      <w:marLeft w:val="0"/>
      <w:marRight w:val="0"/>
      <w:marTop w:val="0"/>
      <w:marBottom w:val="0"/>
      <w:divBdr>
        <w:top w:val="none" w:sz="0" w:space="0" w:color="auto"/>
        <w:left w:val="none" w:sz="0" w:space="0" w:color="auto"/>
        <w:bottom w:val="none" w:sz="0" w:space="0" w:color="auto"/>
        <w:right w:val="none" w:sz="0" w:space="0" w:color="auto"/>
      </w:divBdr>
      <w:divsChild>
        <w:div w:id="1751465278">
          <w:marLeft w:val="0"/>
          <w:marRight w:val="0"/>
          <w:marTop w:val="0"/>
          <w:marBottom w:val="0"/>
          <w:divBdr>
            <w:top w:val="none" w:sz="0" w:space="0" w:color="auto"/>
            <w:left w:val="none" w:sz="0" w:space="0" w:color="auto"/>
            <w:bottom w:val="none" w:sz="0" w:space="0" w:color="auto"/>
            <w:right w:val="none" w:sz="0" w:space="0" w:color="auto"/>
          </w:divBdr>
        </w:div>
        <w:div w:id="495993303">
          <w:marLeft w:val="0"/>
          <w:marRight w:val="0"/>
          <w:marTop w:val="0"/>
          <w:marBottom w:val="0"/>
          <w:divBdr>
            <w:top w:val="none" w:sz="0" w:space="0" w:color="auto"/>
            <w:left w:val="none" w:sz="0" w:space="0" w:color="auto"/>
            <w:bottom w:val="none" w:sz="0" w:space="0" w:color="auto"/>
            <w:right w:val="none" w:sz="0" w:space="0" w:color="auto"/>
          </w:divBdr>
        </w:div>
        <w:div w:id="2827458">
          <w:marLeft w:val="0"/>
          <w:marRight w:val="0"/>
          <w:marTop w:val="0"/>
          <w:marBottom w:val="0"/>
          <w:divBdr>
            <w:top w:val="none" w:sz="0" w:space="0" w:color="auto"/>
            <w:left w:val="none" w:sz="0" w:space="0" w:color="auto"/>
            <w:bottom w:val="none" w:sz="0" w:space="0" w:color="auto"/>
            <w:right w:val="none" w:sz="0" w:space="0" w:color="auto"/>
          </w:divBdr>
        </w:div>
        <w:div w:id="648485205">
          <w:marLeft w:val="0"/>
          <w:marRight w:val="0"/>
          <w:marTop w:val="0"/>
          <w:marBottom w:val="0"/>
          <w:divBdr>
            <w:top w:val="none" w:sz="0" w:space="0" w:color="auto"/>
            <w:left w:val="none" w:sz="0" w:space="0" w:color="auto"/>
            <w:bottom w:val="none" w:sz="0" w:space="0" w:color="auto"/>
            <w:right w:val="none" w:sz="0" w:space="0" w:color="auto"/>
          </w:divBdr>
        </w:div>
        <w:div w:id="1840148371">
          <w:marLeft w:val="0"/>
          <w:marRight w:val="0"/>
          <w:marTop w:val="0"/>
          <w:marBottom w:val="0"/>
          <w:divBdr>
            <w:top w:val="none" w:sz="0" w:space="0" w:color="auto"/>
            <w:left w:val="none" w:sz="0" w:space="0" w:color="auto"/>
            <w:bottom w:val="none" w:sz="0" w:space="0" w:color="auto"/>
            <w:right w:val="none" w:sz="0" w:space="0" w:color="auto"/>
          </w:divBdr>
        </w:div>
        <w:div w:id="166097246">
          <w:marLeft w:val="0"/>
          <w:marRight w:val="0"/>
          <w:marTop w:val="0"/>
          <w:marBottom w:val="0"/>
          <w:divBdr>
            <w:top w:val="none" w:sz="0" w:space="0" w:color="auto"/>
            <w:left w:val="none" w:sz="0" w:space="0" w:color="auto"/>
            <w:bottom w:val="none" w:sz="0" w:space="0" w:color="auto"/>
            <w:right w:val="none" w:sz="0" w:space="0" w:color="auto"/>
          </w:divBdr>
        </w:div>
        <w:div w:id="1265266571">
          <w:marLeft w:val="0"/>
          <w:marRight w:val="0"/>
          <w:marTop w:val="0"/>
          <w:marBottom w:val="0"/>
          <w:divBdr>
            <w:top w:val="none" w:sz="0" w:space="0" w:color="auto"/>
            <w:left w:val="none" w:sz="0" w:space="0" w:color="auto"/>
            <w:bottom w:val="none" w:sz="0" w:space="0" w:color="auto"/>
            <w:right w:val="none" w:sz="0" w:space="0" w:color="auto"/>
          </w:divBdr>
        </w:div>
        <w:div w:id="1214191841">
          <w:marLeft w:val="0"/>
          <w:marRight w:val="0"/>
          <w:marTop w:val="0"/>
          <w:marBottom w:val="0"/>
          <w:divBdr>
            <w:top w:val="none" w:sz="0" w:space="0" w:color="auto"/>
            <w:left w:val="none" w:sz="0" w:space="0" w:color="auto"/>
            <w:bottom w:val="none" w:sz="0" w:space="0" w:color="auto"/>
            <w:right w:val="none" w:sz="0" w:space="0" w:color="auto"/>
          </w:divBdr>
        </w:div>
        <w:div w:id="2097050389">
          <w:marLeft w:val="0"/>
          <w:marRight w:val="0"/>
          <w:marTop w:val="0"/>
          <w:marBottom w:val="0"/>
          <w:divBdr>
            <w:top w:val="none" w:sz="0" w:space="0" w:color="auto"/>
            <w:left w:val="none" w:sz="0" w:space="0" w:color="auto"/>
            <w:bottom w:val="none" w:sz="0" w:space="0" w:color="auto"/>
            <w:right w:val="none" w:sz="0" w:space="0" w:color="auto"/>
          </w:divBdr>
        </w:div>
        <w:div w:id="299196102">
          <w:marLeft w:val="0"/>
          <w:marRight w:val="0"/>
          <w:marTop w:val="0"/>
          <w:marBottom w:val="0"/>
          <w:divBdr>
            <w:top w:val="none" w:sz="0" w:space="0" w:color="auto"/>
            <w:left w:val="none" w:sz="0" w:space="0" w:color="auto"/>
            <w:bottom w:val="none" w:sz="0" w:space="0" w:color="auto"/>
            <w:right w:val="none" w:sz="0" w:space="0" w:color="auto"/>
          </w:divBdr>
        </w:div>
        <w:div w:id="35662576">
          <w:marLeft w:val="0"/>
          <w:marRight w:val="0"/>
          <w:marTop w:val="0"/>
          <w:marBottom w:val="0"/>
          <w:divBdr>
            <w:top w:val="none" w:sz="0" w:space="0" w:color="auto"/>
            <w:left w:val="none" w:sz="0" w:space="0" w:color="auto"/>
            <w:bottom w:val="none" w:sz="0" w:space="0" w:color="auto"/>
            <w:right w:val="none" w:sz="0" w:space="0" w:color="auto"/>
          </w:divBdr>
        </w:div>
        <w:div w:id="1550648604">
          <w:marLeft w:val="0"/>
          <w:marRight w:val="0"/>
          <w:marTop w:val="0"/>
          <w:marBottom w:val="0"/>
          <w:divBdr>
            <w:top w:val="none" w:sz="0" w:space="0" w:color="auto"/>
            <w:left w:val="none" w:sz="0" w:space="0" w:color="auto"/>
            <w:bottom w:val="none" w:sz="0" w:space="0" w:color="auto"/>
            <w:right w:val="none" w:sz="0" w:space="0" w:color="auto"/>
          </w:divBdr>
        </w:div>
        <w:div w:id="392001177">
          <w:marLeft w:val="0"/>
          <w:marRight w:val="0"/>
          <w:marTop w:val="0"/>
          <w:marBottom w:val="0"/>
          <w:divBdr>
            <w:top w:val="none" w:sz="0" w:space="0" w:color="auto"/>
            <w:left w:val="none" w:sz="0" w:space="0" w:color="auto"/>
            <w:bottom w:val="none" w:sz="0" w:space="0" w:color="auto"/>
            <w:right w:val="none" w:sz="0" w:space="0" w:color="auto"/>
          </w:divBdr>
        </w:div>
        <w:div w:id="1854758358">
          <w:marLeft w:val="0"/>
          <w:marRight w:val="0"/>
          <w:marTop w:val="0"/>
          <w:marBottom w:val="0"/>
          <w:divBdr>
            <w:top w:val="none" w:sz="0" w:space="0" w:color="auto"/>
            <w:left w:val="none" w:sz="0" w:space="0" w:color="auto"/>
            <w:bottom w:val="none" w:sz="0" w:space="0" w:color="auto"/>
            <w:right w:val="none" w:sz="0" w:space="0" w:color="auto"/>
          </w:divBdr>
        </w:div>
        <w:div w:id="28725860">
          <w:marLeft w:val="0"/>
          <w:marRight w:val="0"/>
          <w:marTop w:val="0"/>
          <w:marBottom w:val="0"/>
          <w:divBdr>
            <w:top w:val="none" w:sz="0" w:space="0" w:color="auto"/>
            <w:left w:val="none" w:sz="0" w:space="0" w:color="auto"/>
            <w:bottom w:val="none" w:sz="0" w:space="0" w:color="auto"/>
            <w:right w:val="none" w:sz="0" w:space="0" w:color="auto"/>
          </w:divBdr>
        </w:div>
        <w:div w:id="1595937872">
          <w:marLeft w:val="0"/>
          <w:marRight w:val="0"/>
          <w:marTop w:val="0"/>
          <w:marBottom w:val="0"/>
          <w:divBdr>
            <w:top w:val="none" w:sz="0" w:space="0" w:color="auto"/>
            <w:left w:val="none" w:sz="0" w:space="0" w:color="auto"/>
            <w:bottom w:val="none" w:sz="0" w:space="0" w:color="auto"/>
            <w:right w:val="none" w:sz="0" w:space="0" w:color="auto"/>
          </w:divBdr>
        </w:div>
        <w:div w:id="1341855772">
          <w:marLeft w:val="0"/>
          <w:marRight w:val="0"/>
          <w:marTop w:val="0"/>
          <w:marBottom w:val="0"/>
          <w:divBdr>
            <w:top w:val="none" w:sz="0" w:space="0" w:color="auto"/>
            <w:left w:val="none" w:sz="0" w:space="0" w:color="auto"/>
            <w:bottom w:val="none" w:sz="0" w:space="0" w:color="auto"/>
            <w:right w:val="none" w:sz="0" w:space="0" w:color="auto"/>
          </w:divBdr>
        </w:div>
        <w:div w:id="1855609487">
          <w:marLeft w:val="0"/>
          <w:marRight w:val="0"/>
          <w:marTop w:val="0"/>
          <w:marBottom w:val="0"/>
          <w:divBdr>
            <w:top w:val="none" w:sz="0" w:space="0" w:color="auto"/>
            <w:left w:val="none" w:sz="0" w:space="0" w:color="auto"/>
            <w:bottom w:val="none" w:sz="0" w:space="0" w:color="auto"/>
            <w:right w:val="none" w:sz="0" w:space="0" w:color="auto"/>
          </w:divBdr>
        </w:div>
        <w:div w:id="1032850962">
          <w:marLeft w:val="0"/>
          <w:marRight w:val="0"/>
          <w:marTop w:val="0"/>
          <w:marBottom w:val="0"/>
          <w:divBdr>
            <w:top w:val="none" w:sz="0" w:space="0" w:color="auto"/>
            <w:left w:val="none" w:sz="0" w:space="0" w:color="auto"/>
            <w:bottom w:val="none" w:sz="0" w:space="0" w:color="auto"/>
            <w:right w:val="none" w:sz="0" w:space="0" w:color="auto"/>
          </w:divBdr>
        </w:div>
        <w:div w:id="1151871222">
          <w:marLeft w:val="0"/>
          <w:marRight w:val="0"/>
          <w:marTop w:val="0"/>
          <w:marBottom w:val="0"/>
          <w:divBdr>
            <w:top w:val="none" w:sz="0" w:space="0" w:color="auto"/>
            <w:left w:val="none" w:sz="0" w:space="0" w:color="auto"/>
            <w:bottom w:val="none" w:sz="0" w:space="0" w:color="auto"/>
            <w:right w:val="none" w:sz="0" w:space="0" w:color="auto"/>
          </w:divBdr>
        </w:div>
        <w:div w:id="1993949032">
          <w:marLeft w:val="0"/>
          <w:marRight w:val="0"/>
          <w:marTop w:val="0"/>
          <w:marBottom w:val="0"/>
          <w:divBdr>
            <w:top w:val="none" w:sz="0" w:space="0" w:color="auto"/>
            <w:left w:val="none" w:sz="0" w:space="0" w:color="auto"/>
            <w:bottom w:val="none" w:sz="0" w:space="0" w:color="auto"/>
            <w:right w:val="none" w:sz="0" w:space="0" w:color="auto"/>
          </w:divBdr>
        </w:div>
        <w:div w:id="399256868">
          <w:marLeft w:val="0"/>
          <w:marRight w:val="0"/>
          <w:marTop w:val="0"/>
          <w:marBottom w:val="0"/>
          <w:divBdr>
            <w:top w:val="none" w:sz="0" w:space="0" w:color="auto"/>
            <w:left w:val="none" w:sz="0" w:space="0" w:color="auto"/>
            <w:bottom w:val="none" w:sz="0" w:space="0" w:color="auto"/>
            <w:right w:val="none" w:sz="0" w:space="0" w:color="auto"/>
          </w:divBdr>
        </w:div>
        <w:div w:id="1214586628">
          <w:marLeft w:val="0"/>
          <w:marRight w:val="0"/>
          <w:marTop w:val="0"/>
          <w:marBottom w:val="0"/>
          <w:divBdr>
            <w:top w:val="none" w:sz="0" w:space="0" w:color="auto"/>
            <w:left w:val="none" w:sz="0" w:space="0" w:color="auto"/>
            <w:bottom w:val="none" w:sz="0" w:space="0" w:color="auto"/>
            <w:right w:val="none" w:sz="0" w:space="0" w:color="auto"/>
          </w:divBdr>
        </w:div>
        <w:div w:id="1651010845">
          <w:marLeft w:val="0"/>
          <w:marRight w:val="0"/>
          <w:marTop w:val="0"/>
          <w:marBottom w:val="0"/>
          <w:divBdr>
            <w:top w:val="none" w:sz="0" w:space="0" w:color="auto"/>
            <w:left w:val="none" w:sz="0" w:space="0" w:color="auto"/>
            <w:bottom w:val="none" w:sz="0" w:space="0" w:color="auto"/>
            <w:right w:val="none" w:sz="0" w:space="0" w:color="auto"/>
          </w:divBdr>
        </w:div>
        <w:div w:id="321352070">
          <w:marLeft w:val="0"/>
          <w:marRight w:val="0"/>
          <w:marTop w:val="0"/>
          <w:marBottom w:val="0"/>
          <w:divBdr>
            <w:top w:val="none" w:sz="0" w:space="0" w:color="auto"/>
            <w:left w:val="none" w:sz="0" w:space="0" w:color="auto"/>
            <w:bottom w:val="none" w:sz="0" w:space="0" w:color="auto"/>
            <w:right w:val="none" w:sz="0" w:space="0" w:color="auto"/>
          </w:divBdr>
        </w:div>
        <w:div w:id="965158572">
          <w:marLeft w:val="0"/>
          <w:marRight w:val="0"/>
          <w:marTop w:val="0"/>
          <w:marBottom w:val="0"/>
          <w:divBdr>
            <w:top w:val="none" w:sz="0" w:space="0" w:color="auto"/>
            <w:left w:val="none" w:sz="0" w:space="0" w:color="auto"/>
            <w:bottom w:val="none" w:sz="0" w:space="0" w:color="auto"/>
            <w:right w:val="none" w:sz="0" w:space="0" w:color="auto"/>
          </w:divBdr>
        </w:div>
        <w:div w:id="516430315">
          <w:marLeft w:val="0"/>
          <w:marRight w:val="0"/>
          <w:marTop w:val="0"/>
          <w:marBottom w:val="0"/>
          <w:divBdr>
            <w:top w:val="none" w:sz="0" w:space="0" w:color="auto"/>
            <w:left w:val="none" w:sz="0" w:space="0" w:color="auto"/>
            <w:bottom w:val="none" w:sz="0" w:space="0" w:color="auto"/>
            <w:right w:val="none" w:sz="0" w:space="0" w:color="auto"/>
          </w:divBdr>
        </w:div>
        <w:div w:id="1466435166">
          <w:marLeft w:val="0"/>
          <w:marRight w:val="0"/>
          <w:marTop w:val="0"/>
          <w:marBottom w:val="0"/>
          <w:divBdr>
            <w:top w:val="none" w:sz="0" w:space="0" w:color="auto"/>
            <w:left w:val="none" w:sz="0" w:space="0" w:color="auto"/>
            <w:bottom w:val="none" w:sz="0" w:space="0" w:color="auto"/>
            <w:right w:val="none" w:sz="0" w:space="0" w:color="auto"/>
          </w:divBdr>
        </w:div>
        <w:div w:id="1555387460">
          <w:marLeft w:val="0"/>
          <w:marRight w:val="0"/>
          <w:marTop w:val="0"/>
          <w:marBottom w:val="0"/>
          <w:divBdr>
            <w:top w:val="none" w:sz="0" w:space="0" w:color="auto"/>
            <w:left w:val="none" w:sz="0" w:space="0" w:color="auto"/>
            <w:bottom w:val="none" w:sz="0" w:space="0" w:color="auto"/>
            <w:right w:val="none" w:sz="0" w:space="0" w:color="auto"/>
          </w:divBdr>
        </w:div>
        <w:div w:id="1259214650">
          <w:marLeft w:val="0"/>
          <w:marRight w:val="0"/>
          <w:marTop w:val="0"/>
          <w:marBottom w:val="0"/>
          <w:divBdr>
            <w:top w:val="none" w:sz="0" w:space="0" w:color="auto"/>
            <w:left w:val="none" w:sz="0" w:space="0" w:color="auto"/>
            <w:bottom w:val="none" w:sz="0" w:space="0" w:color="auto"/>
            <w:right w:val="none" w:sz="0" w:space="0" w:color="auto"/>
          </w:divBdr>
        </w:div>
        <w:div w:id="165020526">
          <w:marLeft w:val="0"/>
          <w:marRight w:val="0"/>
          <w:marTop w:val="0"/>
          <w:marBottom w:val="0"/>
          <w:divBdr>
            <w:top w:val="none" w:sz="0" w:space="0" w:color="auto"/>
            <w:left w:val="none" w:sz="0" w:space="0" w:color="auto"/>
            <w:bottom w:val="none" w:sz="0" w:space="0" w:color="auto"/>
            <w:right w:val="none" w:sz="0" w:space="0" w:color="auto"/>
          </w:divBdr>
        </w:div>
        <w:div w:id="277225270">
          <w:marLeft w:val="0"/>
          <w:marRight w:val="0"/>
          <w:marTop w:val="0"/>
          <w:marBottom w:val="0"/>
          <w:divBdr>
            <w:top w:val="none" w:sz="0" w:space="0" w:color="auto"/>
            <w:left w:val="none" w:sz="0" w:space="0" w:color="auto"/>
            <w:bottom w:val="none" w:sz="0" w:space="0" w:color="auto"/>
            <w:right w:val="none" w:sz="0" w:space="0" w:color="auto"/>
          </w:divBdr>
        </w:div>
        <w:div w:id="2045011480">
          <w:marLeft w:val="0"/>
          <w:marRight w:val="0"/>
          <w:marTop w:val="0"/>
          <w:marBottom w:val="0"/>
          <w:divBdr>
            <w:top w:val="none" w:sz="0" w:space="0" w:color="auto"/>
            <w:left w:val="none" w:sz="0" w:space="0" w:color="auto"/>
            <w:bottom w:val="none" w:sz="0" w:space="0" w:color="auto"/>
            <w:right w:val="none" w:sz="0" w:space="0" w:color="auto"/>
          </w:divBdr>
        </w:div>
        <w:div w:id="1098676924">
          <w:marLeft w:val="0"/>
          <w:marRight w:val="0"/>
          <w:marTop w:val="0"/>
          <w:marBottom w:val="0"/>
          <w:divBdr>
            <w:top w:val="none" w:sz="0" w:space="0" w:color="auto"/>
            <w:left w:val="none" w:sz="0" w:space="0" w:color="auto"/>
            <w:bottom w:val="none" w:sz="0" w:space="0" w:color="auto"/>
            <w:right w:val="none" w:sz="0" w:space="0" w:color="auto"/>
          </w:divBdr>
        </w:div>
        <w:div w:id="623000961">
          <w:marLeft w:val="0"/>
          <w:marRight w:val="0"/>
          <w:marTop w:val="0"/>
          <w:marBottom w:val="0"/>
          <w:divBdr>
            <w:top w:val="none" w:sz="0" w:space="0" w:color="auto"/>
            <w:left w:val="none" w:sz="0" w:space="0" w:color="auto"/>
            <w:bottom w:val="none" w:sz="0" w:space="0" w:color="auto"/>
            <w:right w:val="none" w:sz="0" w:space="0" w:color="auto"/>
          </w:divBdr>
        </w:div>
        <w:div w:id="196553571">
          <w:marLeft w:val="0"/>
          <w:marRight w:val="0"/>
          <w:marTop w:val="0"/>
          <w:marBottom w:val="0"/>
          <w:divBdr>
            <w:top w:val="none" w:sz="0" w:space="0" w:color="auto"/>
            <w:left w:val="none" w:sz="0" w:space="0" w:color="auto"/>
            <w:bottom w:val="none" w:sz="0" w:space="0" w:color="auto"/>
            <w:right w:val="none" w:sz="0" w:space="0" w:color="auto"/>
          </w:divBdr>
        </w:div>
        <w:div w:id="87190894">
          <w:marLeft w:val="0"/>
          <w:marRight w:val="0"/>
          <w:marTop w:val="240"/>
          <w:marBottom w:val="240"/>
          <w:divBdr>
            <w:top w:val="none" w:sz="0" w:space="0" w:color="auto"/>
            <w:left w:val="none" w:sz="0" w:space="0" w:color="auto"/>
            <w:bottom w:val="none" w:sz="0" w:space="0" w:color="auto"/>
            <w:right w:val="none" w:sz="0" w:space="0" w:color="auto"/>
          </w:divBdr>
        </w:div>
        <w:div w:id="1352608508">
          <w:marLeft w:val="0"/>
          <w:marRight w:val="0"/>
          <w:marTop w:val="240"/>
          <w:marBottom w:val="240"/>
          <w:divBdr>
            <w:top w:val="none" w:sz="0" w:space="0" w:color="auto"/>
            <w:left w:val="none" w:sz="0" w:space="0" w:color="auto"/>
            <w:bottom w:val="none" w:sz="0" w:space="0" w:color="auto"/>
            <w:right w:val="none" w:sz="0" w:space="0" w:color="auto"/>
          </w:divBdr>
        </w:div>
      </w:divsChild>
    </w:div>
    <w:div w:id="666327195">
      <w:bodyDiv w:val="1"/>
      <w:marLeft w:val="0"/>
      <w:marRight w:val="0"/>
      <w:marTop w:val="0"/>
      <w:marBottom w:val="0"/>
      <w:divBdr>
        <w:top w:val="none" w:sz="0" w:space="0" w:color="auto"/>
        <w:left w:val="none" w:sz="0" w:space="0" w:color="auto"/>
        <w:bottom w:val="none" w:sz="0" w:space="0" w:color="auto"/>
        <w:right w:val="none" w:sz="0" w:space="0" w:color="auto"/>
      </w:divBdr>
    </w:div>
    <w:div w:id="744495226">
      <w:bodyDiv w:val="1"/>
      <w:marLeft w:val="0"/>
      <w:marRight w:val="0"/>
      <w:marTop w:val="0"/>
      <w:marBottom w:val="0"/>
      <w:divBdr>
        <w:top w:val="none" w:sz="0" w:space="0" w:color="auto"/>
        <w:left w:val="none" w:sz="0" w:space="0" w:color="auto"/>
        <w:bottom w:val="none" w:sz="0" w:space="0" w:color="auto"/>
        <w:right w:val="none" w:sz="0" w:space="0" w:color="auto"/>
      </w:divBdr>
    </w:div>
    <w:div w:id="784039391">
      <w:bodyDiv w:val="1"/>
      <w:marLeft w:val="0"/>
      <w:marRight w:val="0"/>
      <w:marTop w:val="0"/>
      <w:marBottom w:val="0"/>
      <w:divBdr>
        <w:top w:val="none" w:sz="0" w:space="0" w:color="auto"/>
        <w:left w:val="none" w:sz="0" w:space="0" w:color="auto"/>
        <w:bottom w:val="none" w:sz="0" w:space="0" w:color="auto"/>
        <w:right w:val="none" w:sz="0" w:space="0" w:color="auto"/>
      </w:divBdr>
    </w:div>
    <w:div w:id="800000278">
      <w:bodyDiv w:val="1"/>
      <w:marLeft w:val="0"/>
      <w:marRight w:val="0"/>
      <w:marTop w:val="0"/>
      <w:marBottom w:val="0"/>
      <w:divBdr>
        <w:top w:val="none" w:sz="0" w:space="0" w:color="auto"/>
        <w:left w:val="none" w:sz="0" w:space="0" w:color="auto"/>
        <w:bottom w:val="none" w:sz="0" w:space="0" w:color="auto"/>
        <w:right w:val="none" w:sz="0" w:space="0" w:color="auto"/>
      </w:divBdr>
    </w:div>
    <w:div w:id="908077209">
      <w:bodyDiv w:val="1"/>
      <w:marLeft w:val="0"/>
      <w:marRight w:val="0"/>
      <w:marTop w:val="0"/>
      <w:marBottom w:val="0"/>
      <w:divBdr>
        <w:top w:val="none" w:sz="0" w:space="0" w:color="auto"/>
        <w:left w:val="none" w:sz="0" w:space="0" w:color="auto"/>
        <w:bottom w:val="none" w:sz="0" w:space="0" w:color="auto"/>
        <w:right w:val="none" w:sz="0" w:space="0" w:color="auto"/>
      </w:divBdr>
    </w:div>
    <w:div w:id="938562349">
      <w:bodyDiv w:val="1"/>
      <w:marLeft w:val="0"/>
      <w:marRight w:val="0"/>
      <w:marTop w:val="0"/>
      <w:marBottom w:val="0"/>
      <w:divBdr>
        <w:top w:val="none" w:sz="0" w:space="0" w:color="auto"/>
        <w:left w:val="none" w:sz="0" w:space="0" w:color="auto"/>
        <w:bottom w:val="none" w:sz="0" w:space="0" w:color="auto"/>
        <w:right w:val="none" w:sz="0" w:space="0" w:color="auto"/>
      </w:divBdr>
      <w:divsChild>
        <w:div w:id="1854028173">
          <w:marLeft w:val="0"/>
          <w:marRight w:val="0"/>
          <w:marTop w:val="0"/>
          <w:marBottom w:val="0"/>
          <w:divBdr>
            <w:top w:val="none" w:sz="0" w:space="0" w:color="auto"/>
            <w:left w:val="none" w:sz="0" w:space="0" w:color="auto"/>
            <w:bottom w:val="none" w:sz="0" w:space="0" w:color="auto"/>
            <w:right w:val="none" w:sz="0" w:space="0" w:color="auto"/>
          </w:divBdr>
        </w:div>
        <w:div w:id="2039693530">
          <w:marLeft w:val="0"/>
          <w:marRight w:val="0"/>
          <w:marTop w:val="0"/>
          <w:marBottom w:val="0"/>
          <w:divBdr>
            <w:top w:val="none" w:sz="0" w:space="0" w:color="auto"/>
            <w:left w:val="none" w:sz="0" w:space="0" w:color="auto"/>
            <w:bottom w:val="none" w:sz="0" w:space="0" w:color="auto"/>
            <w:right w:val="none" w:sz="0" w:space="0" w:color="auto"/>
          </w:divBdr>
        </w:div>
        <w:div w:id="111436114">
          <w:marLeft w:val="0"/>
          <w:marRight w:val="0"/>
          <w:marTop w:val="0"/>
          <w:marBottom w:val="0"/>
          <w:divBdr>
            <w:top w:val="none" w:sz="0" w:space="0" w:color="auto"/>
            <w:left w:val="none" w:sz="0" w:space="0" w:color="auto"/>
            <w:bottom w:val="none" w:sz="0" w:space="0" w:color="auto"/>
            <w:right w:val="none" w:sz="0" w:space="0" w:color="auto"/>
          </w:divBdr>
        </w:div>
      </w:divsChild>
    </w:div>
    <w:div w:id="970400190">
      <w:bodyDiv w:val="1"/>
      <w:marLeft w:val="0"/>
      <w:marRight w:val="0"/>
      <w:marTop w:val="0"/>
      <w:marBottom w:val="0"/>
      <w:divBdr>
        <w:top w:val="none" w:sz="0" w:space="0" w:color="auto"/>
        <w:left w:val="none" w:sz="0" w:space="0" w:color="auto"/>
        <w:bottom w:val="none" w:sz="0" w:space="0" w:color="auto"/>
        <w:right w:val="none" w:sz="0" w:space="0" w:color="auto"/>
      </w:divBdr>
    </w:div>
    <w:div w:id="975067421">
      <w:bodyDiv w:val="1"/>
      <w:marLeft w:val="0"/>
      <w:marRight w:val="0"/>
      <w:marTop w:val="0"/>
      <w:marBottom w:val="0"/>
      <w:divBdr>
        <w:top w:val="none" w:sz="0" w:space="0" w:color="auto"/>
        <w:left w:val="none" w:sz="0" w:space="0" w:color="auto"/>
        <w:bottom w:val="none" w:sz="0" w:space="0" w:color="auto"/>
        <w:right w:val="none" w:sz="0" w:space="0" w:color="auto"/>
      </w:divBdr>
    </w:div>
    <w:div w:id="993874984">
      <w:bodyDiv w:val="1"/>
      <w:marLeft w:val="0"/>
      <w:marRight w:val="0"/>
      <w:marTop w:val="0"/>
      <w:marBottom w:val="0"/>
      <w:divBdr>
        <w:top w:val="none" w:sz="0" w:space="0" w:color="auto"/>
        <w:left w:val="none" w:sz="0" w:space="0" w:color="auto"/>
        <w:bottom w:val="none" w:sz="0" w:space="0" w:color="auto"/>
        <w:right w:val="none" w:sz="0" w:space="0" w:color="auto"/>
      </w:divBdr>
      <w:divsChild>
        <w:div w:id="1463378715">
          <w:marLeft w:val="0"/>
          <w:marRight w:val="0"/>
          <w:marTop w:val="0"/>
          <w:marBottom w:val="0"/>
          <w:divBdr>
            <w:top w:val="none" w:sz="0" w:space="0" w:color="auto"/>
            <w:left w:val="none" w:sz="0" w:space="0" w:color="auto"/>
            <w:bottom w:val="none" w:sz="0" w:space="0" w:color="auto"/>
            <w:right w:val="none" w:sz="0" w:space="0" w:color="auto"/>
          </w:divBdr>
        </w:div>
      </w:divsChild>
    </w:div>
    <w:div w:id="1039936161">
      <w:bodyDiv w:val="1"/>
      <w:marLeft w:val="0"/>
      <w:marRight w:val="0"/>
      <w:marTop w:val="0"/>
      <w:marBottom w:val="0"/>
      <w:divBdr>
        <w:top w:val="none" w:sz="0" w:space="0" w:color="auto"/>
        <w:left w:val="none" w:sz="0" w:space="0" w:color="auto"/>
        <w:bottom w:val="none" w:sz="0" w:space="0" w:color="auto"/>
        <w:right w:val="none" w:sz="0" w:space="0" w:color="auto"/>
      </w:divBdr>
    </w:div>
    <w:div w:id="1044986487">
      <w:bodyDiv w:val="1"/>
      <w:marLeft w:val="0"/>
      <w:marRight w:val="0"/>
      <w:marTop w:val="0"/>
      <w:marBottom w:val="0"/>
      <w:divBdr>
        <w:top w:val="none" w:sz="0" w:space="0" w:color="auto"/>
        <w:left w:val="none" w:sz="0" w:space="0" w:color="auto"/>
        <w:bottom w:val="none" w:sz="0" w:space="0" w:color="auto"/>
        <w:right w:val="none" w:sz="0" w:space="0" w:color="auto"/>
      </w:divBdr>
      <w:divsChild>
        <w:div w:id="775828785">
          <w:marLeft w:val="0"/>
          <w:marRight w:val="0"/>
          <w:marTop w:val="0"/>
          <w:marBottom w:val="0"/>
          <w:divBdr>
            <w:top w:val="none" w:sz="0" w:space="0" w:color="auto"/>
            <w:left w:val="none" w:sz="0" w:space="0" w:color="auto"/>
            <w:bottom w:val="none" w:sz="0" w:space="0" w:color="auto"/>
            <w:right w:val="none" w:sz="0" w:space="0" w:color="auto"/>
          </w:divBdr>
        </w:div>
      </w:divsChild>
    </w:div>
    <w:div w:id="1058286335">
      <w:bodyDiv w:val="1"/>
      <w:marLeft w:val="0"/>
      <w:marRight w:val="0"/>
      <w:marTop w:val="0"/>
      <w:marBottom w:val="0"/>
      <w:divBdr>
        <w:top w:val="none" w:sz="0" w:space="0" w:color="auto"/>
        <w:left w:val="none" w:sz="0" w:space="0" w:color="auto"/>
        <w:bottom w:val="none" w:sz="0" w:space="0" w:color="auto"/>
        <w:right w:val="none" w:sz="0" w:space="0" w:color="auto"/>
      </w:divBdr>
    </w:div>
    <w:div w:id="1118836613">
      <w:bodyDiv w:val="1"/>
      <w:marLeft w:val="0"/>
      <w:marRight w:val="0"/>
      <w:marTop w:val="0"/>
      <w:marBottom w:val="0"/>
      <w:divBdr>
        <w:top w:val="none" w:sz="0" w:space="0" w:color="auto"/>
        <w:left w:val="none" w:sz="0" w:space="0" w:color="auto"/>
        <w:bottom w:val="none" w:sz="0" w:space="0" w:color="auto"/>
        <w:right w:val="none" w:sz="0" w:space="0" w:color="auto"/>
      </w:divBdr>
    </w:div>
    <w:div w:id="1384056387">
      <w:bodyDiv w:val="1"/>
      <w:marLeft w:val="0"/>
      <w:marRight w:val="0"/>
      <w:marTop w:val="0"/>
      <w:marBottom w:val="0"/>
      <w:divBdr>
        <w:top w:val="none" w:sz="0" w:space="0" w:color="auto"/>
        <w:left w:val="none" w:sz="0" w:space="0" w:color="auto"/>
        <w:bottom w:val="none" w:sz="0" w:space="0" w:color="auto"/>
        <w:right w:val="none" w:sz="0" w:space="0" w:color="auto"/>
      </w:divBdr>
    </w:div>
    <w:div w:id="1453355317">
      <w:bodyDiv w:val="1"/>
      <w:marLeft w:val="0"/>
      <w:marRight w:val="0"/>
      <w:marTop w:val="0"/>
      <w:marBottom w:val="0"/>
      <w:divBdr>
        <w:top w:val="none" w:sz="0" w:space="0" w:color="auto"/>
        <w:left w:val="none" w:sz="0" w:space="0" w:color="auto"/>
        <w:bottom w:val="none" w:sz="0" w:space="0" w:color="auto"/>
        <w:right w:val="none" w:sz="0" w:space="0" w:color="auto"/>
      </w:divBdr>
    </w:div>
    <w:div w:id="1464076082">
      <w:bodyDiv w:val="1"/>
      <w:marLeft w:val="0"/>
      <w:marRight w:val="0"/>
      <w:marTop w:val="0"/>
      <w:marBottom w:val="0"/>
      <w:divBdr>
        <w:top w:val="none" w:sz="0" w:space="0" w:color="auto"/>
        <w:left w:val="none" w:sz="0" w:space="0" w:color="auto"/>
        <w:bottom w:val="none" w:sz="0" w:space="0" w:color="auto"/>
        <w:right w:val="none" w:sz="0" w:space="0" w:color="auto"/>
      </w:divBdr>
    </w:div>
    <w:div w:id="1475366529">
      <w:bodyDiv w:val="1"/>
      <w:marLeft w:val="0"/>
      <w:marRight w:val="0"/>
      <w:marTop w:val="0"/>
      <w:marBottom w:val="0"/>
      <w:divBdr>
        <w:top w:val="none" w:sz="0" w:space="0" w:color="auto"/>
        <w:left w:val="none" w:sz="0" w:space="0" w:color="auto"/>
        <w:bottom w:val="none" w:sz="0" w:space="0" w:color="auto"/>
        <w:right w:val="none" w:sz="0" w:space="0" w:color="auto"/>
      </w:divBdr>
    </w:div>
    <w:div w:id="1478917547">
      <w:bodyDiv w:val="1"/>
      <w:marLeft w:val="0"/>
      <w:marRight w:val="0"/>
      <w:marTop w:val="0"/>
      <w:marBottom w:val="0"/>
      <w:divBdr>
        <w:top w:val="none" w:sz="0" w:space="0" w:color="auto"/>
        <w:left w:val="none" w:sz="0" w:space="0" w:color="auto"/>
        <w:bottom w:val="none" w:sz="0" w:space="0" w:color="auto"/>
        <w:right w:val="none" w:sz="0" w:space="0" w:color="auto"/>
      </w:divBdr>
    </w:div>
    <w:div w:id="1492477957">
      <w:bodyDiv w:val="1"/>
      <w:marLeft w:val="0"/>
      <w:marRight w:val="0"/>
      <w:marTop w:val="0"/>
      <w:marBottom w:val="0"/>
      <w:divBdr>
        <w:top w:val="none" w:sz="0" w:space="0" w:color="auto"/>
        <w:left w:val="none" w:sz="0" w:space="0" w:color="auto"/>
        <w:bottom w:val="none" w:sz="0" w:space="0" w:color="auto"/>
        <w:right w:val="none" w:sz="0" w:space="0" w:color="auto"/>
      </w:divBdr>
      <w:divsChild>
        <w:div w:id="1632982511">
          <w:marLeft w:val="0"/>
          <w:marRight w:val="0"/>
          <w:marTop w:val="0"/>
          <w:marBottom w:val="0"/>
          <w:divBdr>
            <w:top w:val="none" w:sz="0" w:space="0" w:color="auto"/>
            <w:left w:val="none" w:sz="0" w:space="0" w:color="auto"/>
            <w:bottom w:val="none" w:sz="0" w:space="0" w:color="auto"/>
            <w:right w:val="none" w:sz="0" w:space="0" w:color="auto"/>
          </w:divBdr>
        </w:div>
      </w:divsChild>
    </w:div>
    <w:div w:id="1524977047">
      <w:bodyDiv w:val="1"/>
      <w:marLeft w:val="0"/>
      <w:marRight w:val="0"/>
      <w:marTop w:val="0"/>
      <w:marBottom w:val="0"/>
      <w:divBdr>
        <w:top w:val="none" w:sz="0" w:space="0" w:color="auto"/>
        <w:left w:val="none" w:sz="0" w:space="0" w:color="auto"/>
        <w:bottom w:val="none" w:sz="0" w:space="0" w:color="auto"/>
        <w:right w:val="none" w:sz="0" w:space="0" w:color="auto"/>
      </w:divBdr>
    </w:div>
    <w:div w:id="1662005163">
      <w:bodyDiv w:val="1"/>
      <w:marLeft w:val="0"/>
      <w:marRight w:val="0"/>
      <w:marTop w:val="0"/>
      <w:marBottom w:val="0"/>
      <w:divBdr>
        <w:top w:val="none" w:sz="0" w:space="0" w:color="auto"/>
        <w:left w:val="none" w:sz="0" w:space="0" w:color="auto"/>
        <w:bottom w:val="none" w:sz="0" w:space="0" w:color="auto"/>
        <w:right w:val="none" w:sz="0" w:space="0" w:color="auto"/>
      </w:divBdr>
    </w:div>
    <w:div w:id="1672365746">
      <w:bodyDiv w:val="1"/>
      <w:marLeft w:val="0"/>
      <w:marRight w:val="0"/>
      <w:marTop w:val="0"/>
      <w:marBottom w:val="0"/>
      <w:divBdr>
        <w:top w:val="none" w:sz="0" w:space="0" w:color="auto"/>
        <w:left w:val="none" w:sz="0" w:space="0" w:color="auto"/>
        <w:bottom w:val="none" w:sz="0" w:space="0" w:color="auto"/>
        <w:right w:val="none" w:sz="0" w:space="0" w:color="auto"/>
      </w:divBdr>
    </w:div>
    <w:div w:id="1699431338">
      <w:bodyDiv w:val="1"/>
      <w:marLeft w:val="0"/>
      <w:marRight w:val="0"/>
      <w:marTop w:val="0"/>
      <w:marBottom w:val="0"/>
      <w:divBdr>
        <w:top w:val="none" w:sz="0" w:space="0" w:color="auto"/>
        <w:left w:val="none" w:sz="0" w:space="0" w:color="auto"/>
        <w:bottom w:val="none" w:sz="0" w:space="0" w:color="auto"/>
        <w:right w:val="none" w:sz="0" w:space="0" w:color="auto"/>
      </w:divBdr>
    </w:div>
    <w:div w:id="1824852585">
      <w:bodyDiv w:val="1"/>
      <w:marLeft w:val="0"/>
      <w:marRight w:val="0"/>
      <w:marTop w:val="0"/>
      <w:marBottom w:val="0"/>
      <w:divBdr>
        <w:top w:val="none" w:sz="0" w:space="0" w:color="auto"/>
        <w:left w:val="none" w:sz="0" w:space="0" w:color="auto"/>
        <w:bottom w:val="none" w:sz="0" w:space="0" w:color="auto"/>
        <w:right w:val="none" w:sz="0" w:space="0" w:color="auto"/>
      </w:divBdr>
    </w:div>
    <w:div w:id="2032804918">
      <w:bodyDiv w:val="1"/>
      <w:marLeft w:val="0"/>
      <w:marRight w:val="0"/>
      <w:marTop w:val="0"/>
      <w:marBottom w:val="0"/>
      <w:divBdr>
        <w:top w:val="none" w:sz="0" w:space="0" w:color="auto"/>
        <w:left w:val="none" w:sz="0" w:space="0" w:color="auto"/>
        <w:bottom w:val="none" w:sz="0" w:space="0" w:color="auto"/>
        <w:right w:val="none" w:sz="0" w:space="0" w:color="auto"/>
      </w:divBdr>
    </w:div>
    <w:div w:id="2051494645">
      <w:bodyDiv w:val="1"/>
      <w:marLeft w:val="0"/>
      <w:marRight w:val="0"/>
      <w:marTop w:val="0"/>
      <w:marBottom w:val="0"/>
      <w:divBdr>
        <w:top w:val="none" w:sz="0" w:space="0" w:color="auto"/>
        <w:left w:val="none" w:sz="0" w:space="0" w:color="auto"/>
        <w:bottom w:val="none" w:sz="0" w:space="0" w:color="auto"/>
        <w:right w:val="none" w:sz="0" w:space="0" w:color="auto"/>
      </w:divBdr>
    </w:div>
    <w:div w:id="2090734557">
      <w:bodyDiv w:val="1"/>
      <w:marLeft w:val="0"/>
      <w:marRight w:val="0"/>
      <w:marTop w:val="0"/>
      <w:marBottom w:val="0"/>
      <w:divBdr>
        <w:top w:val="none" w:sz="0" w:space="0" w:color="auto"/>
        <w:left w:val="none" w:sz="0" w:space="0" w:color="auto"/>
        <w:bottom w:val="none" w:sz="0" w:space="0" w:color="auto"/>
        <w:right w:val="none" w:sz="0" w:space="0" w:color="auto"/>
      </w:divBdr>
      <w:divsChild>
        <w:div w:id="184443120">
          <w:marLeft w:val="0"/>
          <w:marRight w:val="0"/>
          <w:marTop w:val="0"/>
          <w:marBottom w:val="0"/>
          <w:divBdr>
            <w:top w:val="none" w:sz="0" w:space="0" w:color="auto"/>
            <w:left w:val="none" w:sz="0" w:space="0" w:color="auto"/>
            <w:bottom w:val="none" w:sz="0" w:space="0" w:color="auto"/>
            <w:right w:val="none" w:sz="0" w:space="0" w:color="auto"/>
          </w:divBdr>
        </w:div>
        <w:div w:id="159152313">
          <w:marLeft w:val="0"/>
          <w:marRight w:val="0"/>
          <w:marTop w:val="0"/>
          <w:marBottom w:val="0"/>
          <w:divBdr>
            <w:top w:val="none" w:sz="0" w:space="0" w:color="auto"/>
            <w:left w:val="none" w:sz="0" w:space="0" w:color="auto"/>
            <w:bottom w:val="none" w:sz="0" w:space="0" w:color="auto"/>
            <w:right w:val="none" w:sz="0" w:space="0" w:color="auto"/>
          </w:divBdr>
        </w:div>
      </w:divsChild>
    </w:div>
    <w:div w:id="2093576324">
      <w:bodyDiv w:val="1"/>
      <w:marLeft w:val="0"/>
      <w:marRight w:val="0"/>
      <w:marTop w:val="0"/>
      <w:marBottom w:val="0"/>
      <w:divBdr>
        <w:top w:val="none" w:sz="0" w:space="0" w:color="auto"/>
        <w:left w:val="none" w:sz="0" w:space="0" w:color="auto"/>
        <w:bottom w:val="none" w:sz="0" w:space="0" w:color="auto"/>
        <w:right w:val="none" w:sz="0" w:space="0" w:color="auto"/>
      </w:divBdr>
    </w:div>
    <w:div w:id="2103917056">
      <w:bodyDiv w:val="1"/>
      <w:marLeft w:val="0"/>
      <w:marRight w:val="0"/>
      <w:marTop w:val="0"/>
      <w:marBottom w:val="0"/>
      <w:divBdr>
        <w:top w:val="none" w:sz="0" w:space="0" w:color="auto"/>
        <w:left w:val="none" w:sz="0" w:space="0" w:color="auto"/>
        <w:bottom w:val="none" w:sz="0" w:space="0" w:color="auto"/>
        <w:right w:val="none" w:sz="0" w:space="0" w:color="auto"/>
      </w:divBdr>
    </w:div>
    <w:div w:id="2114206010">
      <w:bodyDiv w:val="1"/>
      <w:marLeft w:val="0"/>
      <w:marRight w:val="0"/>
      <w:marTop w:val="0"/>
      <w:marBottom w:val="0"/>
      <w:divBdr>
        <w:top w:val="none" w:sz="0" w:space="0" w:color="auto"/>
        <w:left w:val="none" w:sz="0" w:space="0" w:color="auto"/>
        <w:bottom w:val="none" w:sz="0" w:space="0" w:color="auto"/>
        <w:right w:val="none" w:sz="0" w:space="0" w:color="auto"/>
      </w:divBdr>
    </w:div>
    <w:div w:id="2118674146">
      <w:bodyDiv w:val="1"/>
      <w:marLeft w:val="0"/>
      <w:marRight w:val="0"/>
      <w:marTop w:val="0"/>
      <w:marBottom w:val="0"/>
      <w:divBdr>
        <w:top w:val="none" w:sz="0" w:space="0" w:color="auto"/>
        <w:left w:val="none" w:sz="0" w:space="0" w:color="auto"/>
        <w:bottom w:val="none" w:sz="0" w:space="0" w:color="auto"/>
        <w:right w:val="none" w:sz="0" w:space="0" w:color="auto"/>
      </w:divBdr>
      <w:divsChild>
        <w:div w:id="1243639632">
          <w:marLeft w:val="0"/>
          <w:marRight w:val="0"/>
          <w:marTop w:val="0"/>
          <w:marBottom w:val="0"/>
          <w:divBdr>
            <w:top w:val="none" w:sz="0" w:space="0" w:color="auto"/>
            <w:left w:val="none" w:sz="0" w:space="0" w:color="auto"/>
            <w:bottom w:val="none" w:sz="0" w:space="0" w:color="auto"/>
            <w:right w:val="none" w:sz="0" w:space="0" w:color="auto"/>
          </w:divBdr>
        </w:div>
      </w:divsChild>
    </w:div>
    <w:div w:id="2132625154">
      <w:bodyDiv w:val="1"/>
      <w:marLeft w:val="0"/>
      <w:marRight w:val="0"/>
      <w:marTop w:val="0"/>
      <w:marBottom w:val="0"/>
      <w:divBdr>
        <w:top w:val="none" w:sz="0" w:space="0" w:color="auto"/>
        <w:left w:val="none" w:sz="0" w:space="0" w:color="auto"/>
        <w:bottom w:val="none" w:sz="0" w:space="0" w:color="auto"/>
        <w:right w:val="none" w:sz="0" w:space="0" w:color="auto"/>
      </w:divBdr>
      <w:divsChild>
        <w:div w:id="2068214332">
          <w:marLeft w:val="0"/>
          <w:marRight w:val="0"/>
          <w:marTop w:val="7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sriram@umich.edu" TargetMode="External"/><Relationship Id="rId13" Type="http://schemas.openxmlformats.org/officeDocument/2006/relationships/hyperlink" Target="https://www.synapse.org/CAROM" TargetMode="External"/><Relationship Id="rId18" Type="http://schemas.openxmlformats.org/officeDocument/2006/relationships/image" Target="media/image5.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2.emf"/><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7C0985-8577-4CBD-A9C8-C4432776F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5868</TotalTime>
  <Pages>23</Pages>
  <Words>55630</Words>
  <Characters>317093</Characters>
  <Application>Microsoft Office Word</Application>
  <DocSecurity>0</DocSecurity>
  <Lines>2642</Lines>
  <Paragraphs>743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sriram</dc:creator>
  <cp:keywords/>
  <dc:description/>
  <cp:lastModifiedBy>Smith, Kirk</cp:lastModifiedBy>
  <cp:revision>243</cp:revision>
  <cp:lastPrinted>2019-08-26T13:16:00Z</cp:lastPrinted>
  <dcterms:created xsi:type="dcterms:W3CDTF">2021-02-23T14:54:00Z</dcterms:created>
  <dcterms:modified xsi:type="dcterms:W3CDTF">2021-04-08T14:43:00Z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http://www.zotero.org/styles/american-sociological-association</vt:lpwstr>
  </property>
  <property fmtid="{D5CDD505-2E9C-101B-9397-08002B2CF9AE}" pid="3" name="Mendeley Recent Style Name 0_1">
    <vt:lpwstr>American Sociological Association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17th edition (author-date)</vt:lpwstr>
  </property>
  <property fmtid="{D5CDD505-2E9C-101B-9397-08002B2CF9AE}" pid="6" name="Mendeley Recent Style Id 2_1">
    <vt:lpwstr>http://www.zotero.org/styles/genome-biology</vt:lpwstr>
  </property>
  <property fmtid="{D5CDD505-2E9C-101B-9397-08002B2CF9AE}" pid="7" name="Mendeley Recent Style Name 2_1">
    <vt:lpwstr>Genome Biology</vt:lpwstr>
  </property>
  <property fmtid="{D5CDD505-2E9C-101B-9397-08002B2CF9AE}" pid="8" name="Mendeley Recent Style Id 3_1">
    <vt:lpwstr>http://www.zotero.org/styles/integrative-and-comparative-biology</vt:lpwstr>
  </property>
  <property fmtid="{D5CDD505-2E9C-101B-9397-08002B2CF9AE}" pid="9" name="Mendeley Recent Style Name 3_1">
    <vt:lpwstr>Integrative &amp; Comparative Biology</vt:lpwstr>
  </property>
  <property fmtid="{D5CDD505-2E9C-101B-9397-08002B2CF9AE}" pid="10" name="Mendeley Recent Style Id 4_1">
    <vt:lpwstr>https://csl.mendeley.com/styles/494447941/nature-2</vt:lpwstr>
  </property>
  <property fmtid="{D5CDD505-2E9C-101B-9397-08002B2CF9AE}" pid="11" name="Mendeley Recent Style Name 4_1">
    <vt:lpwstr>Nature - sriram chandrasekaran</vt:lpwstr>
  </property>
  <property fmtid="{D5CDD505-2E9C-101B-9397-08002B2CF9AE}" pid="12" name="Mendeley Recent Style Id 5_1">
    <vt:lpwstr>http://csl.mendeley.com/styles/494447941/nature-2</vt:lpwstr>
  </property>
  <property fmtid="{D5CDD505-2E9C-101B-9397-08002B2CF9AE}" pid="13" name="Mendeley Recent Style Name 5_1">
    <vt:lpwstr>Nature - sriram chandrasekaran</vt:lpwstr>
  </property>
  <property fmtid="{D5CDD505-2E9C-101B-9397-08002B2CF9AE}" pid="14" name="Mendeley Recent Style Id 6_1">
    <vt:lpwstr>http://www.zotero.org/styles/plos-computational-biology</vt:lpwstr>
  </property>
  <property fmtid="{D5CDD505-2E9C-101B-9397-08002B2CF9AE}" pid="15" name="Mendeley Recent Style Name 6_1">
    <vt:lpwstr>PLOS Computational Biology</vt:lpwstr>
  </property>
  <property fmtid="{D5CDD505-2E9C-101B-9397-08002B2CF9AE}" pid="16" name="Mendeley Recent Style Id 7_1">
    <vt:lpwstr>http://www.zotero.org/styles/pnas</vt:lpwstr>
  </property>
  <property fmtid="{D5CDD505-2E9C-101B-9397-08002B2CF9AE}" pid="17" name="Mendeley Recent Style Name 7_1">
    <vt:lpwstr>Proceedings of the National Academy of Sciences of the United States of America</vt:lpwstr>
  </property>
  <property fmtid="{D5CDD505-2E9C-101B-9397-08002B2CF9AE}" pid="18" name="Mendeley Recent Style Id 8_1">
    <vt:lpwstr>http://www.zotero.org/styles/science</vt:lpwstr>
  </property>
  <property fmtid="{D5CDD505-2E9C-101B-9397-08002B2CF9AE}" pid="19" name="Mendeley Recent Style Name 8_1">
    <vt:lpwstr>Science</vt:lpwstr>
  </property>
  <property fmtid="{D5CDD505-2E9C-101B-9397-08002B2CF9AE}" pid="20" name="Mendeley Recent Style Id 9_1">
    <vt:lpwstr>http://www.zotero.org/styles/science-without-titles</vt:lpwstr>
  </property>
  <property fmtid="{D5CDD505-2E9C-101B-9397-08002B2CF9AE}" pid="21" name="Mendeley Recent Style Name 9_1">
    <vt:lpwstr>Science (without titles)</vt:lpwstr>
  </property>
  <property fmtid="{D5CDD505-2E9C-101B-9397-08002B2CF9AE}" pid="22" name="Mendeley Citation Style_1">
    <vt:lpwstr>http://www.zotero.org/styles/plos-computational-biology</vt:lpwstr>
  </property>
  <property fmtid="{D5CDD505-2E9C-101B-9397-08002B2CF9AE}" pid="23" name="Mendeley Document_1">
    <vt:lpwstr>True</vt:lpwstr>
  </property>
  <property fmtid="{D5CDD505-2E9C-101B-9397-08002B2CF9AE}" pid="24" name="Mendeley Unique User Id_1">
    <vt:lpwstr>46c0cdaa-778d-3e65-959b-8fa1815e2d15</vt:lpwstr>
  </property>
</Properties>
</file>